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4BEB2" w14:textId="1153D96C" w:rsidR="00B94561" w:rsidRPr="002C5000" w:rsidRDefault="00030E74" w:rsidP="00681205">
      <w:pPr>
        <w:pStyle w:val="BodyText1"/>
        <w:rPr>
          <w:rFonts w:asciiTheme="minorHAnsi" w:hAnsiTheme="minorHAnsi"/>
          <w:b/>
          <w:sz w:val="40"/>
          <w:szCs w:val="40"/>
        </w:rPr>
      </w:pPr>
      <w:r w:rsidRPr="002C5000">
        <w:rPr>
          <w:rFonts w:asciiTheme="minorHAnsi" w:hAnsiTheme="minorHAnsi"/>
          <w:b/>
          <w:sz w:val="40"/>
          <w:szCs w:val="40"/>
        </w:rPr>
        <w:t xml:space="preserve">Describing and comparing </w:t>
      </w:r>
      <w:r w:rsidR="00384CBE">
        <w:rPr>
          <w:rFonts w:asciiTheme="minorHAnsi" w:hAnsiTheme="minorHAnsi"/>
          <w:b/>
          <w:sz w:val="40"/>
          <w:szCs w:val="40"/>
        </w:rPr>
        <w:t xml:space="preserve">all-cause </w:t>
      </w:r>
      <w:r w:rsidRPr="002C5000">
        <w:rPr>
          <w:rFonts w:asciiTheme="minorHAnsi" w:hAnsiTheme="minorHAnsi"/>
          <w:b/>
          <w:sz w:val="40"/>
          <w:szCs w:val="40"/>
        </w:rPr>
        <w:t>m</w:t>
      </w:r>
      <w:r w:rsidR="00105890" w:rsidRPr="002C5000">
        <w:rPr>
          <w:rFonts w:asciiTheme="minorHAnsi" w:hAnsiTheme="minorHAnsi"/>
          <w:b/>
          <w:sz w:val="40"/>
          <w:szCs w:val="40"/>
        </w:rPr>
        <w:t xml:space="preserve">ortality </w:t>
      </w:r>
      <w:r w:rsidRPr="002C5000">
        <w:rPr>
          <w:rFonts w:asciiTheme="minorHAnsi" w:hAnsiTheme="minorHAnsi"/>
          <w:b/>
          <w:sz w:val="40"/>
          <w:szCs w:val="40"/>
        </w:rPr>
        <w:t>trend</w:t>
      </w:r>
      <w:r w:rsidR="00105890" w:rsidRPr="002C5000">
        <w:rPr>
          <w:rFonts w:asciiTheme="minorHAnsi" w:hAnsiTheme="minorHAnsi"/>
          <w:b/>
          <w:sz w:val="40"/>
          <w:szCs w:val="40"/>
        </w:rPr>
        <w:t xml:space="preserve">s in Scotland </w:t>
      </w:r>
      <w:r w:rsidR="00384CBE">
        <w:rPr>
          <w:rFonts w:asciiTheme="minorHAnsi" w:hAnsiTheme="minorHAnsi"/>
          <w:b/>
          <w:sz w:val="40"/>
          <w:szCs w:val="40"/>
        </w:rPr>
        <w:t xml:space="preserve">with other high-income nations (1981-2017) </w:t>
      </w:r>
    </w:p>
    <w:p w14:paraId="03F4622C" w14:textId="77777777" w:rsidR="00105890" w:rsidRDefault="00105890" w:rsidP="00681205">
      <w:pPr>
        <w:pStyle w:val="BodyText1"/>
        <w:rPr>
          <w:rFonts w:asciiTheme="minorHAnsi" w:hAnsiTheme="minorHAnsi"/>
          <w:sz w:val="22"/>
          <w:szCs w:val="22"/>
        </w:rPr>
      </w:pPr>
    </w:p>
    <w:p w14:paraId="5166EB9A" w14:textId="238A214D" w:rsidR="00105890" w:rsidRPr="008808AC" w:rsidRDefault="00105890" w:rsidP="00681205">
      <w:pPr>
        <w:pStyle w:val="BodyText1"/>
        <w:rPr>
          <w:rFonts w:asciiTheme="minorHAnsi" w:hAnsiTheme="minorHAnsi"/>
          <w:sz w:val="22"/>
          <w:szCs w:val="22"/>
        </w:rPr>
      </w:pPr>
      <w:r>
        <w:rPr>
          <w:rFonts w:asciiTheme="minorHAnsi" w:hAnsiTheme="minorHAnsi"/>
          <w:sz w:val="22"/>
          <w:szCs w:val="22"/>
        </w:rPr>
        <w:t xml:space="preserve">Lynda </w:t>
      </w:r>
      <w:proofErr w:type="spellStart"/>
      <w:r>
        <w:rPr>
          <w:rFonts w:asciiTheme="minorHAnsi" w:hAnsiTheme="minorHAnsi"/>
          <w:sz w:val="22"/>
          <w:szCs w:val="22"/>
        </w:rPr>
        <w:t>Fenton</w:t>
      </w:r>
      <w:r>
        <w:rPr>
          <w:rFonts w:asciiTheme="minorHAnsi" w:hAnsiTheme="minorHAnsi"/>
          <w:sz w:val="22"/>
          <w:szCs w:val="22"/>
          <w:vertAlign w:val="superscript"/>
        </w:rPr>
        <w:t>a</w:t>
      </w:r>
      <w:proofErr w:type="spellEnd"/>
      <w:r>
        <w:rPr>
          <w:rFonts w:asciiTheme="minorHAnsi" w:hAnsiTheme="minorHAnsi"/>
          <w:sz w:val="22"/>
          <w:szCs w:val="22"/>
        </w:rPr>
        <w:t xml:space="preserve"> </w:t>
      </w:r>
      <w:r>
        <w:rPr>
          <w:rFonts w:asciiTheme="minorHAnsi" w:hAnsiTheme="minorHAnsi"/>
          <w:sz w:val="22"/>
          <w:szCs w:val="22"/>
          <w:vertAlign w:val="superscript"/>
        </w:rPr>
        <w:t>1 2</w:t>
      </w:r>
      <w:r w:rsidR="008808AC">
        <w:rPr>
          <w:rFonts w:asciiTheme="minorHAnsi" w:hAnsiTheme="minorHAnsi"/>
          <w:sz w:val="22"/>
          <w:szCs w:val="22"/>
        </w:rPr>
        <w:t>,</w:t>
      </w:r>
      <w:r w:rsidR="00591CB9">
        <w:rPr>
          <w:rFonts w:asciiTheme="minorHAnsi" w:hAnsiTheme="minorHAnsi"/>
          <w:sz w:val="22"/>
          <w:szCs w:val="22"/>
        </w:rPr>
        <w:t xml:space="preserve"> Jon Minton</w:t>
      </w:r>
      <w:r w:rsidR="008808AC">
        <w:rPr>
          <w:rFonts w:asciiTheme="minorHAnsi" w:hAnsiTheme="minorHAnsi"/>
          <w:sz w:val="22"/>
          <w:szCs w:val="22"/>
          <w:vertAlign w:val="superscript"/>
        </w:rPr>
        <w:t>1</w:t>
      </w:r>
      <w:r w:rsidR="00591CB9">
        <w:rPr>
          <w:rFonts w:asciiTheme="minorHAnsi" w:hAnsiTheme="minorHAnsi"/>
          <w:sz w:val="22"/>
          <w:szCs w:val="22"/>
        </w:rPr>
        <w:t>, Julie Ramsay</w:t>
      </w:r>
      <w:r w:rsidR="008808AC">
        <w:rPr>
          <w:rFonts w:asciiTheme="minorHAnsi" w:hAnsiTheme="minorHAnsi"/>
          <w:sz w:val="22"/>
          <w:szCs w:val="22"/>
          <w:vertAlign w:val="superscript"/>
        </w:rPr>
        <w:t>3</w:t>
      </w:r>
      <w:r w:rsidR="00591CB9">
        <w:rPr>
          <w:rFonts w:asciiTheme="minorHAnsi" w:hAnsiTheme="minorHAnsi"/>
          <w:sz w:val="22"/>
          <w:szCs w:val="22"/>
        </w:rPr>
        <w:t>, Maria Kaye</w:t>
      </w:r>
      <w:r w:rsidR="008808AC">
        <w:rPr>
          <w:rFonts w:asciiTheme="minorHAnsi" w:hAnsiTheme="minorHAnsi"/>
          <w:sz w:val="22"/>
          <w:szCs w:val="22"/>
          <w:vertAlign w:val="superscript"/>
        </w:rPr>
        <w:t>3</w:t>
      </w:r>
      <w:r w:rsidR="008808AC">
        <w:rPr>
          <w:rFonts w:asciiTheme="minorHAnsi" w:hAnsiTheme="minorHAnsi"/>
          <w:sz w:val="22"/>
          <w:szCs w:val="22"/>
        </w:rPr>
        <w:t>,</w:t>
      </w:r>
      <w:r w:rsidR="008808AC" w:rsidRPr="008808AC">
        <w:rPr>
          <w:rFonts w:asciiTheme="minorHAnsi" w:hAnsiTheme="minorHAnsi"/>
          <w:sz w:val="22"/>
          <w:szCs w:val="22"/>
        </w:rPr>
        <w:t xml:space="preserve"> </w:t>
      </w:r>
      <w:r w:rsidR="008808AC">
        <w:rPr>
          <w:rFonts w:asciiTheme="minorHAnsi" w:hAnsiTheme="minorHAnsi"/>
          <w:sz w:val="22"/>
          <w:szCs w:val="22"/>
        </w:rPr>
        <w:t>Gerry McCartney</w:t>
      </w:r>
      <w:r w:rsidR="008808AC">
        <w:rPr>
          <w:rFonts w:asciiTheme="minorHAnsi" w:hAnsiTheme="minorHAnsi"/>
          <w:sz w:val="22"/>
          <w:szCs w:val="22"/>
          <w:vertAlign w:val="superscript"/>
        </w:rPr>
        <w:t>1</w:t>
      </w:r>
    </w:p>
    <w:p w14:paraId="746966EE" w14:textId="77777777" w:rsidR="00C01689" w:rsidRPr="00C01689" w:rsidRDefault="00C01689" w:rsidP="00681205">
      <w:pPr>
        <w:pStyle w:val="BodyText1"/>
        <w:rPr>
          <w:rFonts w:asciiTheme="minorHAnsi" w:hAnsiTheme="minorHAnsi"/>
          <w:sz w:val="22"/>
          <w:szCs w:val="22"/>
        </w:rPr>
      </w:pPr>
    </w:p>
    <w:p w14:paraId="0A9EBF8F" w14:textId="77777777" w:rsidR="00105890" w:rsidRDefault="00105890" w:rsidP="00681205">
      <w:pPr>
        <w:pStyle w:val="BodyText1"/>
        <w:rPr>
          <w:rFonts w:asciiTheme="minorHAnsi" w:hAnsiTheme="minorHAnsi"/>
          <w:sz w:val="22"/>
          <w:szCs w:val="22"/>
        </w:rPr>
      </w:pPr>
    </w:p>
    <w:p w14:paraId="0727979C" w14:textId="77777777" w:rsidR="00105890" w:rsidRDefault="00105890" w:rsidP="00C01689">
      <w:pPr>
        <w:pStyle w:val="BodyText1"/>
        <w:numPr>
          <w:ilvl w:val="0"/>
          <w:numId w:val="10"/>
        </w:numPr>
        <w:ind w:left="284" w:hanging="284"/>
        <w:rPr>
          <w:rFonts w:asciiTheme="minorHAnsi" w:hAnsiTheme="minorHAnsi"/>
          <w:sz w:val="22"/>
          <w:szCs w:val="22"/>
        </w:rPr>
      </w:pPr>
      <w:r>
        <w:rPr>
          <w:rFonts w:asciiTheme="minorHAnsi" w:hAnsiTheme="minorHAnsi"/>
          <w:sz w:val="22"/>
          <w:szCs w:val="22"/>
        </w:rPr>
        <w:t xml:space="preserve">Corresponding author: </w:t>
      </w:r>
      <w:hyperlink r:id="rId12" w:history="1">
        <w:r w:rsidRPr="00AB3C86">
          <w:rPr>
            <w:rStyle w:val="Hyperlink"/>
            <w:rFonts w:asciiTheme="minorHAnsi" w:hAnsiTheme="minorHAnsi"/>
            <w:sz w:val="22"/>
            <w:szCs w:val="22"/>
          </w:rPr>
          <w:t>lynda.fenton@nhs.net</w:t>
        </w:r>
      </w:hyperlink>
      <w:r>
        <w:rPr>
          <w:rFonts w:asciiTheme="minorHAnsi" w:hAnsiTheme="minorHAnsi"/>
          <w:sz w:val="22"/>
          <w:szCs w:val="22"/>
        </w:rPr>
        <w:t xml:space="preserve"> </w:t>
      </w:r>
    </w:p>
    <w:p w14:paraId="14EFFA2A" w14:textId="77777777" w:rsidR="00C01689" w:rsidRDefault="00C01689" w:rsidP="00C01689">
      <w:pPr>
        <w:pStyle w:val="BodyText1"/>
        <w:ind w:left="284" w:hanging="284"/>
        <w:rPr>
          <w:rFonts w:asciiTheme="minorHAnsi" w:hAnsiTheme="minorHAnsi"/>
          <w:sz w:val="22"/>
          <w:szCs w:val="22"/>
        </w:rPr>
      </w:pPr>
    </w:p>
    <w:p w14:paraId="555CE377" w14:textId="77777777" w:rsidR="00C01689" w:rsidRDefault="00105890" w:rsidP="00C01689">
      <w:pPr>
        <w:pStyle w:val="BodyText1"/>
        <w:numPr>
          <w:ilvl w:val="0"/>
          <w:numId w:val="9"/>
        </w:numPr>
        <w:ind w:left="284" w:hanging="284"/>
        <w:rPr>
          <w:rFonts w:asciiTheme="minorHAnsi" w:hAnsiTheme="minorHAnsi"/>
          <w:sz w:val="22"/>
          <w:szCs w:val="22"/>
        </w:rPr>
      </w:pPr>
      <w:r>
        <w:rPr>
          <w:rFonts w:asciiTheme="minorHAnsi" w:hAnsiTheme="minorHAnsi"/>
          <w:sz w:val="22"/>
          <w:szCs w:val="22"/>
        </w:rPr>
        <w:t xml:space="preserve">Public Health Observatory, NHS Health Scotland, 5 </w:t>
      </w:r>
      <w:proofErr w:type="spellStart"/>
      <w:r>
        <w:rPr>
          <w:rFonts w:asciiTheme="minorHAnsi" w:hAnsiTheme="minorHAnsi"/>
          <w:sz w:val="22"/>
          <w:szCs w:val="22"/>
        </w:rPr>
        <w:t>Cad</w:t>
      </w:r>
      <w:r w:rsidR="00C01689">
        <w:rPr>
          <w:rFonts w:asciiTheme="minorHAnsi" w:hAnsiTheme="minorHAnsi"/>
          <w:sz w:val="22"/>
          <w:szCs w:val="22"/>
        </w:rPr>
        <w:t>ogan</w:t>
      </w:r>
      <w:proofErr w:type="spellEnd"/>
      <w:r w:rsidR="00C01689">
        <w:rPr>
          <w:rFonts w:asciiTheme="minorHAnsi" w:hAnsiTheme="minorHAnsi"/>
          <w:sz w:val="22"/>
          <w:szCs w:val="22"/>
        </w:rPr>
        <w:t xml:space="preserve"> Street, Glasgow, Scotland, G2 6QE.</w:t>
      </w:r>
    </w:p>
    <w:p w14:paraId="678F2DA3" w14:textId="77777777" w:rsidR="00105890" w:rsidRDefault="00C01689" w:rsidP="00C01689">
      <w:pPr>
        <w:pStyle w:val="BodyText1"/>
        <w:numPr>
          <w:ilvl w:val="0"/>
          <w:numId w:val="9"/>
        </w:numPr>
        <w:ind w:left="284" w:hanging="284"/>
        <w:rPr>
          <w:rFonts w:asciiTheme="minorHAnsi" w:hAnsiTheme="minorHAnsi"/>
          <w:sz w:val="22"/>
          <w:szCs w:val="22"/>
        </w:rPr>
      </w:pPr>
      <w:r w:rsidRPr="00C01689">
        <w:rPr>
          <w:rFonts w:asciiTheme="minorHAnsi" w:hAnsiTheme="minorHAnsi"/>
          <w:sz w:val="22"/>
          <w:szCs w:val="22"/>
        </w:rPr>
        <w:t xml:space="preserve">Public Health, </w:t>
      </w:r>
      <w:r w:rsidR="00105890" w:rsidRPr="00C01689">
        <w:rPr>
          <w:rFonts w:asciiTheme="minorHAnsi" w:hAnsiTheme="minorHAnsi"/>
          <w:sz w:val="22"/>
          <w:szCs w:val="22"/>
        </w:rPr>
        <w:t xml:space="preserve">NHS Greater Glasgow and Clyde, </w:t>
      </w:r>
      <w:r w:rsidRPr="00C01689">
        <w:rPr>
          <w:rFonts w:asciiTheme="minorHAnsi" w:hAnsiTheme="minorHAnsi"/>
          <w:sz w:val="22"/>
          <w:szCs w:val="22"/>
        </w:rPr>
        <w:t>West House</w:t>
      </w:r>
      <w:r>
        <w:rPr>
          <w:rFonts w:asciiTheme="minorHAnsi" w:hAnsiTheme="minorHAnsi"/>
          <w:sz w:val="22"/>
          <w:szCs w:val="22"/>
        </w:rPr>
        <w:t xml:space="preserve">, </w:t>
      </w:r>
      <w:proofErr w:type="spellStart"/>
      <w:r w:rsidRPr="00C01689">
        <w:rPr>
          <w:rFonts w:asciiTheme="minorHAnsi" w:hAnsiTheme="minorHAnsi"/>
          <w:sz w:val="22"/>
          <w:szCs w:val="22"/>
        </w:rPr>
        <w:t>Gartnavel</w:t>
      </w:r>
      <w:proofErr w:type="spellEnd"/>
      <w:r w:rsidRPr="00C01689">
        <w:rPr>
          <w:rFonts w:asciiTheme="minorHAnsi" w:hAnsiTheme="minorHAnsi"/>
          <w:sz w:val="22"/>
          <w:szCs w:val="22"/>
        </w:rPr>
        <w:t xml:space="preserve"> Royal Hospital Campus</w:t>
      </w:r>
      <w:r>
        <w:rPr>
          <w:rFonts w:asciiTheme="minorHAnsi" w:hAnsiTheme="minorHAnsi"/>
          <w:sz w:val="22"/>
          <w:szCs w:val="22"/>
        </w:rPr>
        <w:t xml:space="preserve">, </w:t>
      </w:r>
      <w:r w:rsidRPr="00C01689">
        <w:rPr>
          <w:rFonts w:asciiTheme="minorHAnsi" w:hAnsiTheme="minorHAnsi"/>
          <w:sz w:val="22"/>
          <w:szCs w:val="22"/>
        </w:rPr>
        <w:t>1055 Great Western Road</w:t>
      </w:r>
      <w:r>
        <w:rPr>
          <w:rFonts w:asciiTheme="minorHAnsi" w:hAnsiTheme="minorHAnsi"/>
          <w:sz w:val="22"/>
          <w:szCs w:val="22"/>
        </w:rPr>
        <w:t xml:space="preserve">, </w:t>
      </w:r>
      <w:r w:rsidRPr="00C01689">
        <w:rPr>
          <w:rFonts w:asciiTheme="minorHAnsi" w:hAnsiTheme="minorHAnsi"/>
          <w:sz w:val="22"/>
          <w:szCs w:val="22"/>
        </w:rPr>
        <w:t>Glasgow</w:t>
      </w:r>
      <w:r>
        <w:rPr>
          <w:rFonts w:asciiTheme="minorHAnsi" w:hAnsiTheme="minorHAnsi"/>
          <w:sz w:val="22"/>
          <w:szCs w:val="22"/>
        </w:rPr>
        <w:t xml:space="preserve">, </w:t>
      </w:r>
      <w:r w:rsidRPr="00C01689">
        <w:rPr>
          <w:rFonts w:asciiTheme="minorHAnsi" w:hAnsiTheme="minorHAnsi"/>
          <w:sz w:val="22"/>
          <w:szCs w:val="22"/>
        </w:rPr>
        <w:t>G12 0XH</w:t>
      </w:r>
      <w:r>
        <w:rPr>
          <w:rFonts w:asciiTheme="minorHAnsi" w:hAnsiTheme="minorHAnsi"/>
          <w:sz w:val="22"/>
          <w:szCs w:val="22"/>
        </w:rPr>
        <w:t xml:space="preserve">. </w:t>
      </w:r>
    </w:p>
    <w:p w14:paraId="052C3FD9" w14:textId="749CB2D5" w:rsidR="008808AC" w:rsidRPr="00030E74" w:rsidRDefault="00030E74" w:rsidP="00030E74">
      <w:pPr>
        <w:pStyle w:val="BodyText1"/>
        <w:numPr>
          <w:ilvl w:val="0"/>
          <w:numId w:val="9"/>
        </w:numPr>
        <w:ind w:left="284" w:hanging="284"/>
        <w:rPr>
          <w:rFonts w:asciiTheme="minorHAnsi" w:hAnsiTheme="minorHAnsi"/>
          <w:sz w:val="22"/>
          <w:szCs w:val="22"/>
        </w:rPr>
      </w:pPr>
      <w:r w:rsidRPr="00030E74">
        <w:rPr>
          <w:rFonts w:asciiTheme="minorHAnsi" w:hAnsiTheme="minorHAnsi"/>
          <w:sz w:val="22"/>
          <w:szCs w:val="22"/>
        </w:rPr>
        <w:t xml:space="preserve">National Records of Scotland, </w:t>
      </w:r>
      <w:proofErr w:type="spellStart"/>
      <w:r w:rsidRPr="00030E74">
        <w:rPr>
          <w:rFonts w:asciiTheme="minorHAnsi" w:hAnsiTheme="minorHAnsi"/>
          <w:sz w:val="22"/>
          <w:szCs w:val="22"/>
        </w:rPr>
        <w:t>Ladywell</w:t>
      </w:r>
      <w:proofErr w:type="spellEnd"/>
      <w:r w:rsidRPr="00030E74">
        <w:rPr>
          <w:rFonts w:asciiTheme="minorHAnsi" w:hAnsiTheme="minorHAnsi"/>
          <w:sz w:val="22"/>
          <w:szCs w:val="22"/>
        </w:rPr>
        <w:t xml:space="preserve"> House, </w:t>
      </w:r>
      <w:proofErr w:type="spellStart"/>
      <w:r w:rsidRPr="00030E74">
        <w:rPr>
          <w:rFonts w:asciiTheme="minorHAnsi" w:hAnsiTheme="minorHAnsi"/>
          <w:sz w:val="22"/>
          <w:szCs w:val="22"/>
        </w:rPr>
        <w:t>Ladywell</w:t>
      </w:r>
      <w:proofErr w:type="spellEnd"/>
      <w:r w:rsidRPr="00030E74">
        <w:rPr>
          <w:rFonts w:asciiTheme="minorHAnsi" w:hAnsiTheme="minorHAnsi"/>
          <w:sz w:val="22"/>
          <w:szCs w:val="22"/>
        </w:rPr>
        <w:t xml:space="preserve"> Road, Edinburgh, Scotland, EH12 7TF</w:t>
      </w:r>
      <w:r>
        <w:rPr>
          <w:rFonts w:asciiTheme="minorHAnsi" w:hAnsiTheme="minorHAnsi"/>
          <w:sz w:val="22"/>
          <w:szCs w:val="22"/>
        </w:rPr>
        <w:t xml:space="preserve">. </w:t>
      </w:r>
    </w:p>
    <w:p w14:paraId="7AD6A525" w14:textId="77777777" w:rsidR="00C01689" w:rsidRDefault="00C01689" w:rsidP="00C01689">
      <w:pPr>
        <w:pStyle w:val="BodyText1"/>
        <w:rPr>
          <w:rFonts w:asciiTheme="minorHAnsi" w:hAnsiTheme="minorHAnsi"/>
          <w:sz w:val="22"/>
          <w:szCs w:val="22"/>
        </w:rPr>
      </w:pPr>
    </w:p>
    <w:p w14:paraId="178A81F7" w14:textId="77777777" w:rsidR="00C01689" w:rsidRDefault="00C01689" w:rsidP="00C01689">
      <w:pPr>
        <w:pStyle w:val="BodyText1"/>
        <w:rPr>
          <w:rFonts w:asciiTheme="minorHAnsi" w:hAnsiTheme="minorHAnsi"/>
          <w:sz w:val="22"/>
          <w:szCs w:val="22"/>
        </w:rPr>
      </w:pPr>
    </w:p>
    <w:p w14:paraId="37A8AE95" w14:textId="77777777" w:rsidR="00C01689" w:rsidRDefault="00C01689">
      <w:pPr>
        <w:spacing w:after="0" w:line="240" w:lineRule="auto"/>
        <w:rPr>
          <w:rFonts w:asciiTheme="minorHAnsi" w:eastAsiaTheme="minorHAnsi" w:hAnsiTheme="minorHAnsi" w:cs="Arial"/>
          <w:sz w:val="22"/>
          <w:lang w:eastAsia="en-GB"/>
        </w:rPr>
      </w:pPr>
      <w:r>
        <w:rPr>
          <w:rFonts w:asciiTheme="minorHAnsi" w:hAnsiTheme="minorHAnsi"/>
          <w:sz w:val="22"/>
        </w:rPr>
        <w:br w:type="page"/>
      </w:r>
    </w:p>
    <w:p w14:paraId="5D3E5967"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Abstract</w:t>
      </w:r>
    </w:p>
    <w:p w14:paraId="3BF8A500" w14:textId="77777777" w:rsidR="00C01689" w:rsidRDefault="00C01689" w:rsidP="00C01689">
      <w:pPr>
        <w:pStyle w:val="BodyText1"/>
        <w:rPr>
          <w:rFonts w:asciiTheme="minorHAnsi" w:hAnsiTheme="minorHAnsi"/>
          <w:sz w:val="22"/>
          <w:szCs w:val="22"/>
        </w:rPr>
      </w:pPr>
    </w:p>
    <w:p w14:paraId="1ADEC2DB" w14:textId="49043713" w:rsidR="00C01689" w:rsidRPr="00E728F7" w:rsidRDefault="00C01689" w:rsidP="00C01689">
      <w:pPr>
        <w:pStyle w:val="BodyText1"/>
        <w:rPr>
          <w:rFonts w:asciiTheme="minorHAnsi" w:hAnsiTheme="minorHAnsi"/>
          <w:b/>
          <w:sz w:val="22"/>
          <w:szCs w:val="22"/>
        </w:rPr>
      </w:pPr>
      <w:r w:rsidRPr="002C5000">
        <w:rPr>
          <w:rFonts w:asciiTheme="minorHAnsi" w:hAnsiTheme="minorHAnsi"/>
          <w:b/>
          <w:sz w:val="22"/>
          <w:szCs w:val="22"/>
        </w:rPr>
        <w:t>Background</w:t>
      </w:r>
    </w:p>
    <w:p w14:paraId="6EE61523" w14:textId="77777777" w:rsidR="00C01689" w:rsidRDefault="00AC24FF" w:rsidP="00C01689">
      <w:pPr>
        <w:pStyle w:val="BodyText1"/>
        <w:rPr>
          <w:rFonts w:asciiTheme="minorHAnsi" w:hAnsiTheme="minorHAnsi"/>
          <w:sz w:val="22"/>
          <w:szCs w:val="22"/>
        </w:rPr>
      </w:pPr>
      <w:r>
        <w:rPr>
          <w:rFonts w:asciiTheme="minorHAnsi" w:hAnsiTheme="minorHAnsi"/>
          <w:sz w:val="22"/>
          <w:szCs w:val="22"/>
        </w:rPr>
        <w:t xml:space="preserve">Mortality rates have increased, and life expectancy decreased, in several high income countries over the last five years. </w:t>
      </w:r>
      <w:r w:rsidRPr="00AC24FF">
        <w:rPr>
          <w:rFonts w:asciiTheme="minorHAnsi" w:hAnsiTheme="minorHAnsi"/>
          <w:sz w:val="22"/>
          <w:szCs w:val="22"/>
        </w:rPr>
        <w:t>This study aims to describe the nature, scale and timing of changes in mortality in Scotland, and to compare the trend to those seen internationally, as an early step in understanding the causes of the trends.</w:t>
      </w:r>
    </w:p>
    <w:p w14:paraId="0BC5C7CB" w14:textId="77777777" w:rsidR="00AC24FF" w:rsidRDefault="00AC24FF" w:rsidP="00C01689">
      <w:pPr>
        <w:pStyle w:val="BodyText1"/>
        <w:rPr>
          <w:rFonts w:asciiTheme="minorHAnsi" w:hAnsiTheme="minorHAnsi"/>
          <w:sz w:val="22"/>
          <w:szCs w:val="22"/>
        </w:rPr>
      </w:pPr>
    </w:p>
    <w:p w14:paraId="3D8E75C3"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Methods</w:t>
      </w:r>
    </w:p>
    <w:p w14:paraId="1D488A77" w14:textId="77380161" w:rsidR="00C01689" w:rsidRDefault="00E728F7" w:rsidP="00C01689">
      <w:pPr>
        <w:pStyle w:val="BodyText1"/>
        <w:rPr>
          <w:rFonts w:asciiTheme="minorHAnsi" w:hAnsiTheme="minorHAnsi"/>
          <w:sz w:val="22"/>
          <w:szCs w:val="22"/>
        </w:rPr>
      </w:pPr>
      <w:r>
        <w:rPr>
          <w:rFonts w:asciiTheme="minorHAnsi" w:hAnsiTheme="minorHAnsi"/>
          <w:sz w:val="22"/>
          <w:szCs w:val="22"/>
        </w:rPr>
        <w:t xml:space="preserve">We used mortality data obtained from the Human Mortality Database (HMD) to calculate the mean annualised life expectancy change for 13 high income countries over five year periods between 1992 and 2016. For Scotland, we used mortality data from </w:t>
      </w:r>
      <w:r w:rsidRPr="00E728F7">
        <w:rPr>
          <w:rFonts w:asciiTheme="minorHAnsi" w:hAnsiTheme="minorHAnsi"/>
          <w:sz w:val="22"/>
          <w:szCs w:val="22"/>
        </w:rPr>
        <w:t>National Records of Scotland (NRS)</w:t>
      </w:r>
      <w:r>
        <w:rPr>
          <w:rFonts w:asciiTheme="minorHAnsi" w:hAnsiTheme="minorHAnsi"/>
          <w:sz w:val="22"/>
          <w:szCs w:val="22"/>
        </w:rPr>
        <w:t xml:space="preserve"> to calculate the mean annual change in life expectancy for five year periods from 1857-2016, and then as part of a one- and two-break segmented regression model to estimate the turning point in age-standardised mortality trends between 1990 and 2018. </w:t>
      </w:r>
    </w:p>
    <w:p w14:paraId="02F4BBCB" w14:textId="77777777" w:rsidR="00C01689" w:rsidRDefault="00C01689" w:rsidP="00C01689">
      <w:pPr>
        <w:pStyle w:val="BodyText1"/>
        <w:rPr>
          <w:rFonts w:asciiTheme="minorHAnsi" w:hAnsiTheme="minorHAnsi"/>
          <w:sz w:val="22"/>
          <w:szCs w:val="22"/>
        </w:rPr>
      </w:pPr>
    </w:p>
    <w:p w14:paraId="01D515F2"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Results</w:t>
      </w:r>
    </w:p>
    <w:p w14:paraId="66B7850F" w14:textId="2EFEAEFD" w:rsidR="00C01689" w:rsidRDefault="00E728F7" w:rsidP="00C01689">
      <w:pPr>
        <w:pStyle w:val="BodyText1"/>
        <w:rPr>
          <w:rFonts w:asciiTheme="minorHAnsi" w:hAnsiTheme="minorHAnsi"/>
          <w:sz w:val="22"/>
          <w:szCs w:val="22"/>
        </w:rPr>
      </w:pPr>
      <w:r w:rsidRPr="00E728F7">
        <w:rPr>
          <w:rFonts w:asciiTheme="minorHAnsi" w:hAnsiTheme="minorHAnsi"/>
          <w:sz w:val="22"/>
          <w:szCs w:val="22"/>
        </w:rPr>
        <w:t>Life expectancy in Scotland increase</w:t>
      </w:r>
      <w:r>
        <w:rPr>
          <w:rFonts w:asciiTheme="minorHAnsi" w:hAnsiTheme="minorHAnsi"/>
          <w:sz w:val="22"/>
          <w:szCs w:val="22"/>
        </w:rPr>
        <w:t>d most quickly</w:t>
      </w:r>
      <w:r w:rsidRPr="00E728F7">
        <w:rPr>
          <w:rFonts w:asciiTheme="minorHAnsi" w:hAnsiTheme="minorHAnsi"/>
          <w:sz w:val="22"/>
          <w:szCs w:val="22"/>
        </w:rPr>
        <w:t xml:space="preserve"> between 1892 and 1956</w:t>
      </w:r>
      <w:r>
        <w:rPr>
          <w:rFonts w:asciiTheme="minorHAnsi" w:hAnsiTheme="minorHAnsi"/>
          <w:sz w:val="22"/>
          <w:szCs w:val="22"/>
        </w:rPr>
        <w:t xml:space="preserve"> with some short periods of decline for men, and then with </w:t>
      </w:r>
      <w:r w:rsidRPr="00E728F7">
        <w:rPr>
          <w:rFonts w:asciiTheme="minorHAnsi" w:hAnsiTheme="minorHAnsi"/>
          <w:sz w:val="22"/>
          <w:szCs w:val="22"/>
        </w:rPr>
        <w:t>smaller and steadier increases from 1957 onwards. Between 2012 and 2016 the increases were only 2.5 weeks/year for women and 4.5 weeks for men. Of 13 high income countries, only England &amp; Wales and the USA saw smaller increases than Scotland over this time period</w:t>
      </w:r>
      <w:r>
        <w:rPr>
          <w:rFonts w:asciiTheme="minorHAnsi" w:hAnsiTheme="minorHAnsi"/>
          <w:sz w:val="22"/>
          <w:szCs w:val="22"/>
        </w:rPr>
        <w:t>, but others such as Japan and Belarus experiencing large increases</w:t>
      </w:r>
      <w:r w:rsidRPr="00E728F7">
        <w:rPr>
          <w:rFonts w:asciiTheme="minorHAnsi" w:hAnsiTheme="minorHAnsi"/>
          <w:sz w:val="22"/>
          <w:szCs w:val="22"/>
        </w:rPr>
        <w:t xml:space="preserve">. </w:t>
      </w:r>
      <w:r w:rsidR="00C4703F">
        <w:rPr>
          <w:rFonts w:asciiTheme="minorHAnsi" w:hAnsiTheme="minorHAnsi"/>
          <w:sz w:val="22"/>
          <w:szCs w:val="22"/>
        </w:rPr>
        <w:t xml:space="preserve">In Scotland, the recent breakpoint in the mortality trends </w:t>
      </w:r>
      <w:r w:rsidR="008218E9">
        <w:rPr>
          <w:rFonts w:asciiTheme="minorHAnsi" w:hAnsiTheme="minorHAnsi"/>
          <w:sz w:val="22"/>
          <w:szCs w:val="22"/>
        </w:rPr>
        <w:t xml:space="preserve">for all ages </w:t>
      </w:r>
      <w:r w:rsidR="00C4703F">
        <w:rPr>
          <w:rFonts w:asciiTheme="minorHAnsi" w:hAnsiTheme="minorHAnsi"/>
          <w:sz w:val="22"/>
          <w:szCs w:val="22"/>
        </w:rPr>
        <w:t>w</w:t>
      </w:r>
      <w:r w:rsidR="008218E9">
        <w:rPr>
          <w:rFonts w:asciiTheme="minorHAnsi" w:hAnsiTheme="minorHAnsi"/>
          <w:sz w:val="22"/>
          <w:szCs w:val="22"/>
        </w:rPr>
        <w:t>as</w:t>
      </w:r>
      <w:r w:rsidR="008218E9" w:rsidRPr="008218E9">
        <w:rPr>
          <w:rFonts w:asciiTheme="minorHAnsi" w:hAnsiTheme="minorHAnsi"/>
          <w:sz w:val="22"/>
          <w:szCs w:val="22"/>
        </w:rPr>
        <w:t xml:space="preserve"> best estimated for men in the year to Q2 2012 and for women in the year to Q4 2013.</w:t>
      </w:r>
    </w:p>
    <w:p w14:paraId="29787E5E" w14:textId="77777777" w:rsidR="00C01689" w:rsidRDefault="00C01689" w:rsidP="00C01689">
      <w:pPr>
        <w:pStyle w:val="BodyText1"/>
        <w:rPr>
          <w:rFonts w:asciiTheme="minorHAnsi" w:hAnsiTheme="minorHAnsi"/>
          <w:sz w:val="22"/>
          <w:szCs w:val="22"/>
        </w:rPr>
      </w:pPr>
    </w:p>
    <w:p w14:paraId="0E9499E5"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Conclusion</w:t>
      </w:r>
    </w:p>
    <w:p w14:paraId="75E08D14" w14:textId="0484F1E1" w:rsidR="00C01689" w:rsidRDefault="00E728F7" w:rsidP="00C01689">
      <w:pPr>
        <w:pStyle w:val="BodyText1"/>
        <w:rPr>
          <w:rFonts w:asciiTheme="minorHAnsi" w:hAnsiTheme="minorHAnsi"/>
          <w:sz w:val="22"/>
          <w:szCs w:val="22"/>
        </w:rPr>
      </w:pPr>
      <w:r>
        <w:rPr>
          <w:rFonts w:asciiTheme="minorHAnsi" w:hAnsiTheme="minorHAnsi"/>
          <w:sz w:val="22"/>
          <w:szCs w:val="22"/>
        </w:rPr>
        <w:t xml:space="preserve">Life expectancy improvement has stalled across many high income countries, but this is not ubiquitous. </w:t>
      </w:r>
      <w:r w:rsidRPr="00E728F7">
        <w:rPr>
          <w:rFonts w:asciiTheme="minorHAnsi" w:hAnsiTheme="minorHAnsi"/>
          <w:sz w:val="22"/>
          <w:szCs w:val="22"/>
        </w:rPr>
        <w:t xml:space="preserve">The </w:t>
      </w:r>
      <w:r>
        <w:rPr>
          <w:rFonts w:asciiTheme="minorHAnsi" w:hAnsiTheme="minorHAnsi"/>
          <w:sz w:val="22"/>
          <w:szCs w:val="22"/>
        </w:rPr>
        <w:t xml:space="preserve">recent </w:t>
      </w:r>
      <w:r w:rsidRPr="00E728F7">
        <w:rPr>
          <w:rFonts w:asciiTheme="minorHAnsi" w:hAnsiTheme="minorHAnsi"/>
          <w:sz w:val="22"/>
          <w:szCs w:val="22"/>
        </w:rPr>
        <w:t xml:space="preserve">change in </w:t>
      </w:r>
      <w:r>
        <w:rPr>
          <w:rFonts w:asciiTheme="minorHAnsi" w:hAnsiTheme="minorHAnsi"/>
          <w:sz w:val="22"/>
          <w:szCs w:val="22"/>
        </w:rPr>
        <w:t xml:space="preserve">the </w:t>
      </w:r>
      <w:r w:rsidRPr="00E728F7">
        <w:rPr>
          <w:rFonts w:asciiTheme="minorHAnsi" w:hAnsiTheme="minorHAnsi"/>
          <w:sz w:val="22"/>
          <w:szCs w:val="22"/>
        </w:rPr>
        <w:t xml:space="preserve">mortality trend in Scotland occurred between 2013 and 2014. Further research is required to </w:t>
      </w:r>
      <w:r>
        <w:rPr>
          <w:rFonts w:asciiTheme="minorHAnsi" w:hAnsiTheme="minorHAnsi"/>
          <w:sz w:val="22"/>
          <w:szCs w:val="22"/>
        </w:rPr>
        <w:t xml:space="preserve">understand </w:t>
      </w:r>
      <w:r w:rsidRPr="00E728F7">
        <w:rPr>
          <w:rFonts w:asciiTheme="minorHAnsi" w:hAnsiTheme="minorHAnsi"/>
          <w:sz w:val="22"/>
          <w:szCs w:val="22"/>
        </w:rPr>
        <w:t>these trends, but in the meantime governments should take action to ensure effective public services, incomes, health and social care services and influenza vaccination programmes are in place.</w:t>
      </w:r>
    </w:p>
    <w:p w14:paraId="42911C85" w14:textId="77777777" w:rsidR="00C01689" w:rsidRDefault="00C01689" w:rsidP="00C01689">
      <w:pPr>
        <w:pStyle w:val="BodyText1"/>
        <w:rPr>
          <w:rFonts w:asciiTheme="minorHAnsi" w:hAnsiTheme="minorHAnsi"/>
          <w:sz w:val="22"/>
          <w:szCs w:val="22"/>
        </w:rPr>
      </w:pPr>
    </w:p>
    <w:p w14:paraId="53FFF5A7"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Key Words</w:t>
      </w:r>
    </w:p>
    <w:p w14:paraId="1D7FF19E" w14:textId="77777777" w:rsidR="00C01689" w:rsidRDefault="00C01689" w:rsidP="00C01689">
      <w:pPr>
        <w:pStyle w:val="BodyText1"/>
        <w:rPr>
          <w:rFonts w:asciiTheme="minorHAnsi" w:hAnsiTheme="minorHAnsi"/>
          <w:sz w:val="22"/>
          <w:szCs w:val="22"/>
        </w:rPr>
      </w:pPr>
    </w:p>
    <w:p w14:paraId="6C252801" w14:textId="687C9AEF" w:rsidR="002C5000" w:rsidRDefault="002C5000" w:rsidP="00C01689">
      <w:pPr>
        <w:pStyle w:val="BodyText1"/>
        <w:rPr>
          <w:rFonts w:asciiTheme="minorHAnsi" w:hAnsiTheme="minorHAnsi"/>
          <w:sz w:val="22"/>
          <w:szCs w:val="22"/>
        </w:rPr>
      </w:pPr>
      <w:r>
        <w:rPr>
          <w:rFonts w:asciiTheme="minorHAnsi" w:hAnsiTheme="minorHAnsi"/>
          <w:sz w:val="22"/>
          <w:szCs w:val="22"/>
        </w:rPr>
        <w:t xml:space="preserve">Mortality, Life expectancy, Scotland, Europe, trend, austerity, influenza. </w:t>
      </w:r>
    </w:p>
    <w:p w14:paraId="19C5BAFC" w14:textId="51A316A9" w:rsidR="00C4703F" w:rsidRDefault="00C4703F">
      <w:pPr>
        <w:spacing w:after="0" w:line="240" w:lineRule="auto"/>
        <w:rPr>
          <w:rFonts w:asciiTheme="minorHAnsi" w:eastAsiaTheme="minorHAnsi" w:hAnsiTheme="minorHAnsi" w:cs="Arial"/>
          <w:sz w:val="22"/>
          <w:lang w:eastAsia="en-GB"/>
        </w:rPr>
      </w:pPr>
      <w:r>
        <w:rPr>
          <w:rFonts w:asciiTheme="minorHAnsi" w:hAnsiTheme="minorHAnsi"/>
          <w:sz w:val="22"/>
        </w:rPr>
        <w:br w:type="page"/>
      </w:r>
    </w:p>
    <w:p w14:paraId="78A92550" w14:textId="77777777" w:rsidR="00C4703F" w:rsidRDefault="00C4703F" w:rsidP="00C01689">
      <w:pPr>
        <w:pStyle w:val="BodyText1"/>
        <w:rPr>
          <w:rFonts w:asciiTheme="minorHAnsi" w:hAnsiTheme="minorHAnsi"/>
          <w:sz w:val="22"/>
          <w:szCs w:val="22"/>
        </w:rPr>
      </w:pPr>
    </w:p>
    <w:p w14:paraId="50650E18" w14:textId="77777777" w:rsidR="00C01689" w:rsidRDefault="00C01689" w:rsidP="00C01689">
      <w:pPr>
        <w:pStyle w:val="BodyText1"/>
        <w:rPr>
          <w:rFonts w:asciiTheme="minorHAnsi" w:hAnsiTheme="minorHAnsi"/>
          <w:sz w:val="22"/>
          <w:szCs w:val="22"/>
        </w:rPr>
      </w:pPr>
    </w:p>
    <w:tbl>
      <w:tblPr>
        <w:tblStyle w:val="TableGrid"/>
        <w:tblW w:w="0" w:type="auto"/>
        <w:tblLook w:val="04A0" w:firstRow="1" w:lastRow="0" w:firstColumn="1" w:lastColumn="0" w:noHBand="0" w:noVBand="1"/>
      </w:tblPr>
      <w:tblGrid>
        <w:gridCol w:w="8296"/>
      </w:tblGrid>
      <w:tr w:rsidR="00C01689" w14:paraId="0D178EBD" w14:textId="77777777" w:rsidTr="00C01689">
        <w:tc>
          <w:tcPr>
            <w:tcW w:w="8522" w:type="dxa"/>
          </w:tcPr>
          <w:p w14:paraId="4FDA8470"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Summary box</w:t>
            </w:r>
          </w:p>
        </w:tc>
      </w:tr>
      <w:tr w:rsidR="00C01689" w14:paraId="13810F27" w14:textId="77777777" w:rsidTr="00C01689">
        <w:tc>
          <w:tcPr>
            <w:tcW w:w="8522" w:type="dxa"/>
          </w:tcPr>
          <w:p w14:paraId="5BCB982A" w14:textId="4142D49E"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What we already know</w:t>
            </w:r>
          </w:p>
          <w:p w14:paraId="2A3B2E7A" w14:textId="77777777" w:rsidR="00C01689" w:rsidRDefault="00C4703F" w:rsidP="00C4703F">
            <w:pPr>
              <w:pStyle w:val="BodyText1"/>
              <w:numPr>
                <w:ilvl w:val="0"/>
                <w:numId w:val="19"/>
              </w:numPr>
              <w:rPr>
                <w:rFonts w:asciiTheme="minorHAnsi" w:hAnsiTheme="minorHAnsi"/>
                <w:sz w:val="22"/>
                <w:szCs w:val="22"/>
              </w:rPr>
            </w:pPr>
            <w:r>
              <w:rPr>
                <w:rFonts w:asciiTheme="minorHAnsi" w:hAnsiTheme="minorHAnsi"/>
                <w:sz w:val="22"/>
                <w:szCs w:val="22"/>
              </w:rPr>
              <w:t xml:space="preserve">Life expectancy improvements have stalled in many high income countries. </w:t>
            </w:r>
          </w:p>
          <w:p w14:paraId="3C4F176F" w14:textId="77777777" w:rsidR="00C4703F" w:rsidRDefault="00C4703F" w:rsidP="00C4703F">
            <w:pPr>
              <w:pStyle w:val="BodyText1"/>
              <w:numPr>
                <w:ilvl w:val="0"/>
                <w:numId w:val="19"/>
              </w:numPr>
              <w:rPr>
                <w:rFonts w:asciiTheme="minorHAnsi" w:hAnsiTheme="minorHAnsi"/>
                <w:sz w:val="22"/>
                <w:szCs w:val="22"/>
              </w:rPr>
            </w:pPr>
            <w:r>
              <w:rPr>
                <w:rFonts w:asciiTheme="minorHAnsi" w:hAnsiTheme="minorHAnsi"/>
                <w:sz w:val="22"/>
                <w:szCs w:val="22"/>
              </w:rPr>
              <w:t xml:space="preserve">Influenza and austerity have been proposed as explanations for the changed trends. </w:t>
            </w:r>
          </w:p>
          <w:p w14:paraId="2C99633E" w14:textId="77777777" w:rsidR="00C4703F" w:rsidRDefault="00C4703F" w:rsidP="00C01689">
            <w:pPr>
              <w:pStyle w:val="BodyText1"/>
              <w:rPr>
                <w:rFonts w:asciiTheme="minorHAnsi" w:hAnsiTheme="minorHAnsi"/>
                <w:sz w:val="22"/>
                <w:szCs w:val="22"/>
              </w:rPr>
            </w:pPr>
          </w:p>
        </w:tc>
      </w:tr>
      <w:tr w:rsidR="00C01689" w14:paraId="65235B5D" w14:textId="77777777" w:rsidTr="00C01689">
        <w:tc>
          <w:tcPr>
            <w:tcW w:w="8522" w:type="dxa"/>
          </w:tcPr>
          <w:p w14:paraId="592F0589" w14:textId="2BBCD278"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What this study adds</w:t>
            </w:r>
          </w:p>
          <w:p w14:paraId="555B4371" w14:textId="77777777" w:rsidR="00C01689" w:rsidRDefault="00C4703F" w:rsidP="00C4703F">
            <w:pPr>
              <w:pStyle w:val="BodyText1"/>
              <w:numPr>
                <w:ilvl w:val="0"/>
                <w:numId w:val="18"/>
              </w:numPr>
              <w:rPr>
                <w:rFonts w:asciiTheme="minorHAnsi" w:hAnsiTheme="minorHAnsi"/>
                <w:sz w:val="22"/>
                <w:szCs w:val="22"/>
              </w:rPr>
            </w:pPr>
            <w:r>
              <w:rPr>
                <w:rFonts w:asciiTheme="minorHAnsi" w:hAnsiTheme="minorHAnsi"/>
                <w:sz w:val="22"/>
                <w:szCs w:val="22"/>
              </w:rPr>
              <w:t xml:space="preserve">Amongst selected high income countries, improvements in life expectancy have stalled most in the USA, England &amp; Wales, Scotland and the Netherlands. </w:t>
            </w:r>
          </w:p>
          <w:p w14:paraId="423CA619" w14:textId="77777777" w:rsidR="00C4703F" w:rsidRDefault="00C4703F" w:rsidP="00C4703F">
            <w:pPr>
              <w:pStyle w:val="BodyText1"/>
              <w:numPr>
                <w:ilvl w:val="0"/>
                <w:numId w:val="18"/>
              </w:numPr>
              <w:rPr>
                <w:rFonts w:asciiTheme="minorHAnsi" w:hAnsiTheme="minorHAnsi"/>
                <w:sz w:val="22"/>
                <w:szCs w:val="22"/>
              </w:rPr>
            </w:pPr>
            <w:r>
              <w:rPr>
                <w:rFonts w:asciiTheme="minorHAnsi" w:hAnsiTheme="minorHAnsi"/>
                <w:sz w:val="22"/>
                <w:szCs w:val="22"/>
              </w:rPr>
              <w:t xml:space="preserve">The life expectancy trends are not ubiquitous, with some countries such as Belarus and Japan continuing to display improvements. </w:t>
            </w:r>
          </w:p>
          <w:p w14:paraId="7BF445B6" w14:textId="05E300B7" w:rsidR="00C4703F" w:rsidRDefault="00C4703F" w:rsidP="00C4703F">
            <w:pPr>
              <w:pStyle w:val="BodyText1"/>
              <w:numPr>
                <w:ilvl w:val="0"/>
                <w:numId w:val="18"/>
              </w:numPr>
              <w:rPr>
                <w:rFonts w:asciiTheme="minorHAnsi" w:hAnsiTheme="minorHAnsi"/>
                <w:sz w:val="22"/>
                <w:szCs w:val="22"/>
              </w:rPr>
            </w:pPr>
            <w:r>
              <w:rPr>
                <w:rFonts w:asciiTheme="minorHAnsi" w:hAnsiTheme="minorHAnsi"/>
                <w:sz w:val="22"/>
                <w:szCs w:val="22"/>
              </w:rPr>
              <w:t xml:space="preserve">Mortality trends in Scotland changed between 2011 and 2016 to improve more slowly thereafter. </w:t>
            </w:r>
          </w:p>
        </w:tc>
      </w:tr>
    </w:tbl>
    <w:p w14:paraId="1874EF8E" w14:textId="77777777" w:rsidR="00C01689" w:rsidRDefault="00C01689" w:rsidP="00C01689">
      <w:pPr>
        <w:pStyle w:val="BodyText1"/>
        <w:rPr>
          <w:rFonts w:asciiTheme="minorHAnsi" w:hAnsiTheme="minorHAnsi"/>
          <w:sz w:val="22"/>
          <w:szCs w:val="22"/>
        </w:rPr>
      </w:pPr>
    </w:p>
    <w:p w14:paraId="5916DC39" w14:textId="77777777" w:rsidR="00C01689" w:rsidRDefault="00C01689">
      <w:pPr>
        <w:spacing w:after="0" w:line="240" w:lineRule="auto"/>
        <w:rPr>
          <w:rFonts w:asciiTheme="minorHAnsi" w:eastAsiaTheme="minorHAnsi" w:hAnsiTheme="minorHAnsi" w:cs="Arial"/>
          <w:b/>
          <w:sz w:val="22"/>
          <w:lang w:eastAsia="en-GB"/>
        </w:rPr>
      </w:pPr>
      <w:r>
        <w:rPr>
          <w:rFonts w:asciiTheme="minorHAnsi" w:hAnsiTheme="minorHAnsi"/>
          <w:b/>
          <w:sz w:val="22"/>
        </w:rPr>
        <w:br w:type="page"/>
      </w:r>
    </w:p>
    <w:p w14:paraId="5D0B550A"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Background</w:t>
      </w:r>
    </w:p>
    <w:p w14:paraId="16CA54C6" w14:textId="77777777" w:rsidR="00C01689" w:rsidRDefault="00C01689" w:rsidP="00C01689">
      <w:pPr>
        <w:pStyle w:val="BodyText1"/>
        <w:rPr>
          <w:rFonts w:asciiTheme="minorHAnsi" w:hAnsiTheme="minorHAnsi"/>
          <w:sz w:val="22"/>
          <w:szCs w:val="22"/>
        </w:rPr>
      </w:pPr>
    </w:p>
    <w:p w14:paraId="6B22F83C" w14:textId="77C47BAA" w:rsidR="008527EF" w:rsidRDefault="008527EF" w:rsidP="00C01689">
      <w:pPr>
        <w:pStyle w:val="BodyText1"/>
        <w:rPr>
          <w:rFonts w:asciiTheme="minorHAnsi" w:hAnsiTheme="minorHAnsi"/>
          <w:sz w:val="22"/>
          <w:szCs w:val="22"/>
        </w:rPr>
      </w:pPr>
      <w:r>
        <w:rPr>
          <w:rFonts w:asciiTheme="minorHAnsi" w:hAnsiTheme="minorHAnsi"/>
          <w:sz w:val="22"/>
          <w:szCs w:val="22"/>
        </w:rPr>
        <w:t>Mortality rates have steadily declined, and life expectancy at birth steadily improved, across most high income countries since 1945.</w:t>
      </w:r>
      <w:bookmarkStart w:id="0" w:name="_Ref530131452"/>
      <w:r w:rsidR="004D4C12">
        <w:rPr>
          <w:rStyle w:val="EndnoteReference"/>
          <w:rFonts w:asciiTheme="minorHAnsi" w:hAnsiTheme="minorHAnsi"/>
          <w:sz w:val="22"/>
          <w:szCs w:val="22"/>
        </w:rPr>
        <w:endnoteReference w:id="1"/>
      </w:r>
      <w:bookmarkEnd w:id="0"/>
      <w:r w:rsidR="004D4C12">
        <w:rPr>
          <w:rFonts w:asciiTheme="minorHAnsi" w:hAnsiTheme="minorHAnsi"/>
          <w:sz w:val="22"/>
          <w:szCs w:val="22"/>
          <w:vertAlign w:val="superscript"/>
        </w:rPr>
        <w:t xml:space="preserve"> </w:t>
      </w:r>
      <w:r w:rsidR="004D4C12">
        <w:rPr>
          <w:rStyle w:val="EndnoteReference"/>
          <w:rFonts w:asciiTheme="minorHAnsi" w:hAnsiTheme="minorHAnsi"/>
          <w:sz w:val="22"/>
          <w:szCs w:val="22"/>
        </w:rPr>
        <w:endnoteReference w:id="2"/>
      </w:r>
      <w:r>
        <w:rPr>
          <w:rFonts w:asciiTheme="minorHAnsi" w:hAnsiTheme="minorHAnsi"/>
          <w:sz w:val="22"/>
          <w:szCs w:val="22"/>
        </w:rPr>
        <w:t xml:space="preserve"> There have been</w:t>
      </w:r>
      <w:r w:rsidR="007E4807">
        <w:rPr>
          <w:rFonts w:asciiTheme="minorHAnsi" w:hAnsiTheme="minorHAnsi"/>
          <w:sz w:val="22"/>
          <w:szCs w:val="22"/>
        </w:rPr>
        <w:t xml:space="preserve"> previous</w:t>
      </w:r>
      <w:r>
        <w:rPr>
          <w:rFonts w:asciiTheme="minorHAnsi" w:hAnsiTheme="minorHAnsi"/>
          <w:sz w:val="22"/>
          <w:szCs w:val="22"/>
        </w:rPr>
        <w:t xml:space="preserve"> exceptions to this general trend, including the countries of </w:t>
      </w:r>
      <w:r w:rsidR="00EE0C00">
        <w:rPr>
          <w:rFonts w:asciiTheme="minorHAnsi" w:hAnsiTheme="minorHAnsi"/>
          <w:sz w:val="22"/>
          <w:szCs w:val="22"/>
        </w:rPr>
        <w:t>Eas</w:t>
      </w:r>
      <w:r w:rsidR="00AC24FF">
        <w:rPr>
          <w:rFonts w:asciiTheme="minorHAnsi" w:hAnsiTheme="minorHAnsi"/>
          <w:sz w:val="22"/>
          <w:szCs w:val="22"/>
        </w:rPr>
        <w:t>tern Europe during the 1990s</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_Ref530131452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1</w:t>
      </w:r>
      <w:r w:rsidR="004D4C12" w:rsidRPr="004D4C12">
        <w:rPr>
          <w:rFonts w:asciiTheme="minorHAnsi" w:hAnsiTheme="minorHAnsi"/>
          <w:sz w:val="22"/>
          <w:szCs w:val="22"/>
          <w:highlight w:val="red"/>
          <w:vertAlign w:val="superscript"/>
        </w:rPr>
        <w:fldChar w:fldCharType="end"/>
      </w:r>
      <w:r w:rsidR="00966306">
        <w:rPr>
          <w:rFonts w:asciiTheme="minorHAnsi" w:hAnsiTheme="minorHAnsi"/>
          <w:sz w:val="22"/>
          <w:szCs w:val="22"/>
          <w:vertAlign w:val="superscript"/>
        </w:rPr>
        <w:t xml:space="preserve"> </w:t>
      </w:r>
      <w:r w:rsidR="00966306">
        <w:rPr>
          <w:rStyle w:val="EndnoteReference"/>
          <w:rFonts w:asciiTheme="minorHAnsi" w:hAnsiTheme="minorHAnsi"/>
          <w:sz w:val="22"/>
          <w:szCs w:val="22"/>
        </w:rPr>
        <w:endnoteReference w:id="3"/>
      </w:r>
      <w:r w:rsidR="004D4C12" w:rsidRPr="004D4C12">
        <w:rPr>
          <w:rFonts w:asciiTheme="minorHAnsi" w:hAnsiTheme="minorHAnsi"/>
          <w:sz w:val="22"/>
          <w:szCs w:val="22"/>
        </w:rPr>
        <w:t>,</w:t>
      </w:r>
      <w:r w:rsidR="00ED005B" w:rsidRPr="004D4C12">
        <w:rPr>
          <w:rFonts w:asciiTheme="minorHAnsi" w:hAnsiTheme="minorHAnsi"/>
          <w:sz w:val="22"/>
          <w:szCs w:val="22"/>
        </w:rPr>
        <w:t xml:space="preserve"> </w:t>
      </w:r>
      <w:r w:rsidR="00030E74">
        <w:rPr>
          <w:rFonts w:asciiTheme="minorHAnsi" w:hAnsiTheme="minorHAnsi"/>
          <w:sz w:val="22"/>
          <w:szCs w:val="22"/>
        </w:rPr>
        <w:t>and</w:t>
      </w:r>
      <w:r w:rsidR="00AC24FF">
        <w:rPr>
          <w:rFonts w:asciiTheme="minorHAnsi" w:hAnsiTheme="minorHAnsi"/>
          <w:sz w:val="22"/>
          <w:szCs w:val="22"/>
        </w:rPr>
        <w:t xml:space="preserve"> </w:t>
      </w:r>
      <w:r>
        <w:rPr>
          <w:rFonts w:asciiTheme="minorHAnsi" w:hAnsiTheme="minorHAnsi"/>
          <w:sz w:val="22"/>
          <w:szCs w:val="22"/>
        </w:rPr>
        <w:t xml:space="preserve">nations at war or with substantial civil </w:t>
      </w:r>
      <w:r w:rsidR="00030E74">
        <w:rPr>
          <w:rFonts w:asciiTheme="minorHAnsi" w:hAnsiTheme="minorHAnsi"/>
          <w:sz w:val="22"/>
          <w:szCs w:val="22"/>
        </w:rPr>
        <w:t>conflict</w:t>
      </w:r>
      <w:r w:rsidR="00EE0C00">
        <w:rPr>
          <w:rFonts w:asciiTheme="minorHAnsi" w:hAnsiTheme="minorHAnsi"/>
          <w:sz w:val="22"/>
          <w:szCs w:val="22"/>
        </w:rPr>
        <w:t>.</w:t>
      </w:r>
      <w:r w:rsidR="004D4C12">
        <w:rPr>
          <w:rStyle w:val="EndnoteReference"/>
          <w:rFonts w:asciiTheme="minorHAnsi" w:hAnsiTheme="minorHAnsi"/>
          <w:sz w:val="22"/>
          <w:szCs w:val="22"/>
        </w:rPr>
        <w:endnoteReference w:id="4"/>
      </w:r>
      <w:r>
        <w:rPr>
          <w:rFonts w:asciiTheme="minorHAnsi" w:hAnsiTheme="minorHAnsi"/>
          <w:sz w:val="22"/>
          <w:szCs w:val="22"/>
        </w:rPr>
        <w:t xml:space="preserve"> </w:t>
      </w:r>
      <w:r w:rsidR="000745F6">
        <w:rPr>
          <w:rFonts w:asciiTheme="minorHAnsi" w:hAnsiTheme="minorHAnsi"/>
          <w:sz w:val="22"/>
          <w:szCs w:val="22"/>
        </w:rPr>
        <w:t>More recently</w:t>
      </w:r>
      <w:r w:rsidR="003D60FF">
        <w:rPr>
          <w:rFonts w:asciiTheme="minorHAnsi" w:hAnsiTheme="minorHAnsi"/>
          <w:sz w:val="22"/>
          <w:szCs w:val="22"/>
        </w:rPr>
        <w:t xml:space="preserve"> there </w:t>
      </w:r>
      <w:r w:rsidR="007E4807">
        <w:rPr>
          <w:rFonts w:asciiTheme="minorHAnsi" w:hAnsiTheme="minorHAnsi"/>
          <w:sz w:val="22"/>
          <w:szCs w:val="22"/>
        </w:rPr>
        <w:t xml:space="preserve">have </w:t>
      </w:r>
      <w:r w:rsidR="003D60FF">
        <w:rPr>
          <w:rFonts w:asciiTheme="minorHAnsi" w:hAnsiTheme="minorHAnsi"/>
          <w:sz w:val="22"/>
          <w:szCs w:val="22"/>
        </w:rPr>
        <w:t xml:space="preserve">been a series of reports </w:t>
      </w:r>
      <w:r w:rsidR="00030E74">
        <w:rPr>
          <w:rFonts w:asciiTheme="minorHAnsi" w:hAnsiTheme="minorHAnsi"/>
          <w:sz w:val="22"/>
          <w:szCs w:val="22"/>
        </w:rPr>
        <w:t>that</w:t>
      </w:r>
      <w:r w:rsidR="003D60FF">
        <w:rPr>
          <w:rFonts w:asciiTheme="minorHAnsi" w:hAnsiTheme="minorHAnsi"/>
          <w:sz w:val="22"/>
          <w:szCs w:val="22"/>
        </w:rPr>
        <w:t xml:space="preserve"> these trends </w:t>
      </w:r>
      <w:r w:rsidR="00030E74">
        <w:rPr>
          <w:rFonts w:asciiTheme="minorHAnsi" w:hAnsiTheme="minorHAnsi"/>
          <w:sz w:val="22"/>
          <w:szCs w:val="22"/>
        </w:rPr>
        <w:t xml:space="preserve">are </w:t>
      </w:r>
      <w:r w:rsidR="000745F6">
        <w:rPr>
          <w:rFonts w:asciiTheme="minorHAnsi" w:hAnsiTheme="minorHAnsi"/>
          <w:sz w:val="22"/>
          <w:szCs w:val="22"/>
        </w:rPr>
        <w:t xml:space="preserve">now </w:t>
      </w:r>
      <w:r w:rsidR="003D60FF">
        <w:rPr>
          <w:rFonts w:asciiTheme="minorHAnsi" w:hAnsiTheme="minorHAnsi"/>
          <w:sz w:val="22"/>
          <w:szCs w:val="22"/>
        </w:rPr>
        <w:t xml:space="preserve">faltering, or even worsening, for the USA, the UK and its constituent nations, and </w:t>
      </w:r>
      <w:del w:id="1" w:author="Jon Minton" w:date="2018-11-26T17:16:00Z">
        <w:r w:rsidR="003D60FF" w:rsidDel="006E7462">
          <w:rPr>
            <w:rFonts w:asciiTheme="minorHAnsi" w:hAnsiTheme="minorHAnsi"/>
            <w:sz w:val="22"/>
            <w:szCs w:val="22"/>
          </w:rPr>
          <w:delText>some parts</w:delText>
        </w:r>
      </w:del>
      <w:ins w:id="2" w:author="Jon Minton" w:date="2018-11-26T17:16:00Z">
        <w:r w:rsidR="006E7462">
          <w:rPr>
            <w:rFonts w:asciiTheme="minorHAnsi" w:hAnsiTheme="minorHAnsi"/>
            <w:sz w:val="22"/>
            <w:szCs w:val="22"/>
          </w:rPr>
          <w:t>much</w:t>
        </w:r>
      </w:ins>
      <w:r w:rsidR="003D60FF">
        <w:rPr>
          <w:rFonts w:asciiTheme="minorHAnsi" w:hAnsiTheme="minorHAnsi"/>
          <w:sz w:val="22"/>
          <w:szCs w:val="22"/>
        </w:rPr>
        <w:t xml:space="preserve"> of continental Europe, since around 2012</w:t>
      </w:r>
      <w:r w:rsidR="003D60FF" w:rsidRPr="00966306">
        <w:rPr>
          <w:rFonts w:asciiTheme="minorHAnsi" w:hAnsiTheme="minorHAnsi"/>
          <w:sz w:val="22"/>
          <w:szCs w:val="22"/>
        </w:rPr>
        <w:t>.</w:t>
      </w:r>
      <w:bookmarkStart w:id="3" w:name="_Ref530131701"/>
      <w:r w:rsidR="004D4C12" w:rsidRPr="00966306">
        <w:rPr>
          <w:rStyle w:val="EndnoteReference"/>
          <w:rFonts w:asciiTheme="minorHAnsi" w:hAnsiTheme="minorHAnsi"/>
          <w:sz w:val="22"/>
          <w:szCs w:val="22"/>
        </w:rPr>
        <w:endnoteReference w:id="5"/>
      </w:r>
      <w:bookmarkStart w:id="4" w:name="_Ref530397664"/>
      <w:bookmarkEnd w:id="3"/>
      <w:r w:rsidR="00966306" w:rsidRPr="00966306">
        <w:rPr>
          <w:rStyle w:val="EndnoteReference"/>
          <w:rFonts w:asciiTheme="minorHAnsi" w:hAnsiTheme="minorHAnsi"/>
          <w:vanish/>
          <w:sz w:val="22"/>
          <w:szCs w:val="22"/>
        </w:rPr>
        <w:endnoteReference w:id="6"/>
      </w:r>
      <w:bookmarkEnd w:id="4"/>
      <w:r w:rsidR="00966306">
        <w:rPr>
          <w:rFonts w:asciiTheme="minorHAnsi" w:hAnsiTheme="minorHAnsi"/>
          <w:sz w:val="22"/>
          <w:szCs w:val="22"/>
          <w:vertAlign w:val="superscript"/>
        </w:rPr>
        <w:t>-</w:t>
      </w:r>
      <w:bookmarkStart w:id="5" w:name="_Ref530397666"/>
      <w:r w:rsidR="00966306" w:rsidRPr="00966306">
        <w:rPr>
          <w:rStyle w:val="EndnoteReference"/>
          <w:rFonts w:asciiTheme="minorHAnsi" w:hAnsiTheme="minorHAnsi"/>
          <w:sz w:val="22"/>
          <w:szCs w:val="22"/>
        </w:rPr>
        <w:endnoteReference w:id="7"/>
      </w:r>
      <w:bookmarkEnd w:id="5"/>
      <w:r w:rsidR="00EE0C00">
        <w:rPr>
          <w:rFonts w:asciiTheme="minorHAnsi" w:hAnsiTheme="minorHAnsi"/>
          <w:sz w:val="22"/>
          <w:szCs w:val="22"/>
        </w:rPr>
        <w:t xml:space="preserve"> </w:t>
      </w:r>
    </w:p>
    <w:p w14:paraId="3799FA80" w14:textId="77777777" w:rsidR="003D60FF" w:rsidRDefault="003D60FF" w:rsidP="00C01689">
      <w:pPr>
        <w:pStyle w:val="BodyText1"/>
        <w:rPr>
          <w:rFonts w:asciiTheme="minorHAnsi" w:hAnsiTheme="minorHAnsi"/>
          <w:sz w:val="22"/>
          <w:szCs w:val="22"/>
        </w:rPr>
      </w:pPr>
    </w:p>
    <w:p w14:paraId="131C0501" w14:textId="6BC9BF41" w:rsidR="001C3F38" w:rsidRDefault="00546CD5" w:rsidP="00C01689">
      <w:pPr>
        <w:pStyle w:val="BodyText1"/>
        <w:rPr>
          <w:rFonts w:asciiTheme="minorHAnsi" w:hAnsiTheme="minorHAnsi"/>
          <w:sz w:val="22"/>
          <w:szCs w:val="22"/>
        </w:rPr>
      </w:pPr>
      <w:r>
        <w:rPr>
          <w:rFonts w:asciiTheme="minorHAnsi" w:hAnsiTheme="minorHAnsi"/>
          <w:sz w:val="22"/>
          <w:szCs w:val="22"/>
        </w:rPr>
        <w:t xml:space="preserve">In addition to stalling of life expectancy gains, there have been increases in the absolute number of deaths occurring in recent years in UK countries, and a number of analyses have focused on the crude death counts observed in particular periods (for example increases seen in the winter 2014-2015). Timely monitoring of short-term fluctuations will necessarily depend on crude data, however adequate and appropriate age-standardisation is important for understanding the medium to long-term mortality trends. Contextualising current mortality trends within those that have been observed previously and internationally is an important step in determining proportionate public health actions.  </w:t>
      </w:r>
    </w:p>
    <w:p w14:paraId="3A5D5F28" w14:textId="77777777" w:rsidR="00CA7940" w:rsidRDefault="00CA7940" w:rsidP="00C01689">
      <w:pPr>
        <w:pStyle w:val="BodyText1"/>
        <w:rPr>
          <w:rFonts w:asciiTheme="minorHAnsi" w:hAnsiTheme="minorHAnsi"/>
          <w:sz w:val="22"/>
          <w:szCs w:val="22"/>
        </w:rPr>
      </w:pPr>
    </w:p>
    <w:p w14:paraId="34F8AF30" w14:textId="0E3F7325" w:rsidR="001C3F38" w:rsidRDefault="00265062" w:rsidP="00C01689">
      <w:pPr>
        <w:pStyle w:val="BodyText1"/>
        <w:rPr>
          <w:rFonts w:asciiTheme="minorHAnsi" w:hAnsiTheme="minorHAnsi"/>
          <w:sz w:val="22"/>
          <w:szCs w:val="22"/>
        </w:rPr>
      </w:pPr>
      <w:r>
        <w:rPr>
          <w:rFonts w:asciiTheme="minorHAnsi" w:hAnsiTheme="minorHAnsi"/>
          <w:sz w:val="22"/>
          <w:szCs w:val="22"/>
        </w:rPr>
        <w:t xml:space="preserve">International comparison of changes in life expectancy </w:t>
      </w:r>
      <w:r w:rsidR="005B4F44">
        <w:rPr>
          <w:rFonts w:asciiTheme="minorHAnsi" w:hAnsiTheme="minorHAnsi"/>
          <w:sz w:val="22"/>
          <w:szCs w:val="22"/>
        </w:rPr>
        <w:t xml:space="preserve">across a single year (2014 to 2015) found that </w:t>
      </w:r>
      <w:r w:rsidR="002F0D86">
        <w:rPr>
          <w:rFonts w:asciiTheme="minorHAnsi" w:hAnsiTheme="minorHAnsi"/>
          <w:sz w:val="22"/>
          <w:szCs w:val="22"/>
        </w:rPr>
        <w:t>of 18 high income countries, life expectancy</w:t>
      </w:r>
      <w:r>
        <w:rPr>
          <w:rFonts w:asciiTheme="minorHAnsi" w:hAnsiTheme="minorHAnsi"/>
          <w:sz w:val="22"/>
          <w:szCs w:val="22"/>
        </w:rPr>
        <w:t xml:space="preserve"> </w:t>
      </w:r>
      <w:commentRangeStart w:id="6"/>
      <w:ins w:id="7" w:author="Jon Minton" w:date="2018-11-26T17:23:00Z">
        <w:r w:rsidR="006E7462">
          <w:rPr>
            <w:rFonts w:asciiTheme="minorHAnsi" w:hAnsiTheme="minorHAnsi"/>
            <w:sz w:val="22"/>
            <w:szCs w:val="22"/>
          </w:rPr>
          <w:t xml:space="preserve">fell by an average of </w:t>
        </w:r>
      </w:ins>
      <w:ins w:id="8" w:author="Jon Minton" w:date="2018-11-26T17:24:00Z">
        <w:r w:rsidR="006E7462">
          <w:rPr>
            <w:rFonts w:asciiTheme="minorHAnsi" w:hAnsiTheme="minorHAnsi"/>
            <w:sz w:val="22"/>
            <w:szCs w:val="22"/>
          </w:rPr>
          <w:t xml:space="preserve">9 weeks for men and 11 for </w:t>
        </w:r>
      </w:ins>
      <w:ins w:id="9" w:author="Jon Minton" w:date="2018-11-26T17:25:00Z">
        <w:r w:rsidR="006E7462">
          <w:rPr>
            <w:rFonts w:asciiTheme="minorHAnsi" w:hAnsiTheme="minorHAnsi"/>
            <w:sz w:val="22"/>
            <w:szCs w:val="22"/>
          </w:rPr>
          <w:t>women</w:t>
        </w:r>
      </w:ins>
      <w:commentRangeEnd w:id="6"/>
      <w:ins w:id="10" w:author="Jon Minton" w:date="2018-11-26T17:27:00Z">
        <w:r w:rsidR="00A53A66">
          <w:rPr>
            <w:rStyle w:val="CommentReference"/>
            <w:rFonts w:eastAsia="Calibri" w:cs="Times New Roman"/>
            <w:lang w:eastAsia="en-US"/>
          </w:rPr>
          <w:commentReference w:id="6"/>
        </w:r>
      </w:ins>
      <w:ins w:id="11" w:author="Jon Minton" w:date="2018-11-26T17:25:00Z">
        <w:r w:rsidR="006E7462">
          <w:rPr>
            <w:rFonts w:asciiTheme="minorHAnsi" w:hAnsiTheme="minorHAnsi"/>
            <w:sz w:val="22"/>
            <w:szCs w:val="22"/>
          </w:rPr>
          <w:t xml:space="preserve">, </w:t>
        </w:r>
      </w:ins>
      <w:r w:rsidR="002F0D86">
        <w:rPr>
          <w:rFonts w:asciiTheme="minorHAnsi" w:hAnsiTheme="minorHAnsi"/>
          <w:sz w:val="22"/>
          <w:szCs w:val="22"/>
        </w:rPr>
        <w:t>declin</w:t>
      </w:r>
      <w:ins w:id="12" w:author="Jon Minton" w:date="2018-11-26T17:25:00Z">
        <w:r w:rsidR="006E7462">
          <w:rPr>
            <w:rFonts w:asciiTheme="minorHAnsi" w:hAnsiTheme="minorHAnsi"/>
            <w:sz w:val="22"/>
            <w:szCs w:val="22"/>
          </w:rPr>
          <w:t>ing</w:t>
        </w:r>
      </w:ins>
      <w:del w:id="13" w:author="Jon Minton" w:date="2018-11-26T17:25:00Z">
        <w:r w:rsidR="002F0D86" w:rsidDel="006E7462">
          <w:rPr>
            <w:rFonts w:asciiTheme="minorHAnsi" w:hAnsiTheme="minorHAnsi"/>
            <w:sz w:val="22"/>
            <w:szCs w:val="22"/>
          </w:rPr>
          <w:delText>ed</w:delText>
        </w:r>
      </w:del>
      <w:r w:rsidR="002F0D86">
        <w:rPr>
          <w:rFonts w:asciiTheme="minorHAnsi" w:hAnsiTheme="minorHAnsi"/>
          <w:sz w:val="22"/>
          <w:szCs w:val="22"/>
        </w:rPr>
        <w:t xml:space="preserve"> most i</w:t>
      </w:r>
      <w:r w:rsidR="00030E74">
        <w:rPr>
          <w:rFonts w:asciiTheme="minorHAnsi" w:hAnsiTheme="minorHAnsi"/>
          <w:sz w:val="22"/>
          <w:szCs w:val="22"/>
        </w:rPr>
        <w:t>n Italy, Belgium, Germany, France</w:t>
      </w:r>
      <w:r w:rsidR="002F0D86">
        <w:rPr>
          <w:rFonts w:asciiTheme="minorHAnsi" w:hAnsiTheme="minorHAnsi"/>
          <w:sz w:val="22"/>
          <w:szCs w:val="22"/>
        </w:rPr>
        <w:t>, the UK, Spain, the Netherlands and the USA</w:t>
      </w:r>
      <w:ins w:id="14" w:author="Jon Minton" w:date="2018-11-26T17:25:00Z">
        <w:r w:rsidR="006E7462">
          <w:rPr>
            <w:rFonts w:asciiTheme="minorHAnsi" w:hAnsiTheme="minorHAnsi"/>
            <w:sz w:val="22"/>
            <w:szCs w:val="22"/>
          </w:rPr>
          <w:t>;</w:t>
        </w:r>
      </w:ins>
      <w:r w:rsidR="002F0D86">
        <w:rPr>
          <w:rFonts w:asciiTheme="minorHAnsi" w:hAnsiTheme="minorHAnsi"/>
          <w:sz w:val="22"/>
          <w:szCs w:val="22"/>
        </w:rPr>
        <w:t xml:space="preserve"> </w:t>
      </w:r>
      <w:del w:id="15" w:author="Jon Minton" w:date="2018-11-26T17:32:00Z">
        <w:r w:rsidR="005B4F44" w:rsidDel="00A53A66">
          <w:rPr>
            <w:rFonts w:asciiTheme="minorHAnsi" w:hAnsiTheme="minorHAnsi"/>
            <w:sz w:val="22"/>
            <w:szCs w:val="22"/>
          </w:rPr>
          <w:delText>and</w:delText>
        </w:r>
        <w:r w:rsidR="002F0D86" w:rsidDel="00A53A66">
          <w:rPr>
            <w:rFonts w:asciiTheme="minorHAnsi" w:hAnsiTheme="minorHAnsi"/>
            <w:sz w:val="22"/>
            <w:szCs w:val="22"/>
          </w:rPr>
          <w:delText xml:space="preserve"> </w:delText>
        </w:r>
      </w:del>
      <w:ins w:id="16" w:author="Jon Minton" w:date="2018-11-26T17:32:00Z">
        <w:r w:rsidR="00A53A66">
          <w:rPr>
            <w:rFonts w:asciiTheme="minorHAnsi" w:hAnsiTheme="minorHAnsi"/>
            <w:sz w:val="22"/>
            <w:szCs w:val="22"/>
          </w:rPr>
          <w:t>but</w:t>
        </w:r>
        <w:r w:rsidR="00A53A66">
          <w:rPr>
            <w:rFonts w:asciiTheme="minorHAnsi" w:hAnsiTheme="minorHAnsi"/>
            <w:sz w:val="22"/>
            <w:szCs w:val="22"/>
          </w:rPr>
          <w:t xml:space="preserve"> </w:t>
        </w:r>
      </w:ins>
      <w:del w:id="17" w:author="Jon Minton" w:date="2018-11-26T17:25:00Z">
        <w:r w:rsidR="002F0D86" w:rsidDel="006E7462">
          <w:rPr>
            <w:rFonts w:asciiTheme="minorHAnsi" w:hAnsiTheme="minorHAnsi"/>
            <w:sz w:val="22"/>
            <w:szCs w:val="22"/>
          </w:rPr>
          <w:delText>increase</w:delText>
        </w:r>
        <w:r w:rsidR="005B4F44" w:rsidDel="006E7462">
          <w:rPr>
            <w:rFonts w:asciiTheme="minorHAnsi" w:hAnsiTheme="minorHAnsi"/>
            <w:sz w:val="22"/>
            <w:szCs w:val="22"/>
          </w:rPr>
          <w:delText>d</w:delText>
        </w:r>
        <w:r w:rsidR="002F0D86" w:rsidDel="006E7462">
          <w:rPr>
            <w:rFonts w:asciiTheme="minorHAnsi" w:hAnsiTheme="minorHAnsi"/>
            <w:sz w:val="22"/>
            <w:szCs w:val="22"/>
          </w:rPr>
          <w:delText xml:space="preserve"> </w:delText>
        </w:r>
      </w:del>
      <w:ins w:id="18" w:author="Jon Minton" w:date="2018-11-26T17:25:00Z">
        <w:r w:rsidR="006E7462">
          <w:rPr>
            <w:rFonts w:asciiTheme="minorHAnsi" w:hAnsiTheme="minorHAnsi"/>
            <w:sz w:val="22"/>
            <w:szCs w:val="22"/>
          </w:rPr>
          <w:t>increas</w:t>
        </w:r>
        <w:r w:rsidR="006E7462">
          <w:rPr>
            <w:rFonts w:asciiTheme="minorHAnsi" w:hAnsiTheme="minorHAnsi"/>
            <w:sz w:val="22"/>
            <w:szCs w:val="22"/>
          </w:rPr>
          <w:t>ing</w:t>
        </w:r>
        <w:r w:rsidR="006E7462">
          <w:rPr>
            <w:rFonts w:asciiTheme="minorHAnsi" w:hAnsiTheme="minorHAnsi"/>
            <w:sz w:val="22"/>
            <w:szCs w:val="22"/>
          </w:rPr>
          <w:t xml:space="preserve"> </w:t>
        </w:r>
      </w:ins>
      <w:r w:rsidR="002F0D86">
        <w:rPr>
          <w:rFonts w:asciiTheme="minorHAnsi" w:hAnsiTheme="minorHAnsi"/>
          <w:sz w:val="22"/>
          <w:szCs w:val="22"/>
        </w:rPr>
        <w:t>in Finland, Japan, Australia, Norway, Canada and Denmark.</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_Ref530131701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5</w:t>
      </w:r>
      <w:r w:rsidR="004D4C12" w:rsidRPr="004D4C12">
        <w:rPr>
          <w:rFonts w:asciiTheme="minorHAnsi" w:hAnsiTheme="minorHAnsi"/>
          <w:sz w:val="22"/>
          <w:szCs w:val="22"/>
          <w:highlight w:val="red"/>
          <w:vertAlign w:val="superscript"/>
        </w:rPr>
        <w:fldChar w:fldCharType="end"/>
      </w:r>
      <w:r w:rsidR="002F0D86" w:rsidRPr="00966306">
        <w:rPr>
          <w:rFonts w:asciiTheme="minorHAnsi" w:hAnsiTheme="minorHAnsi"/>
          <w:sz w:val="22"/>
          <w:szCs w:val="22"/>
          <w:vertAlign w:val="superscript"/>
        </w:rPr>
        <w:t xml:space="preserve"> </w:t>
      </w:r>
      <w:r w:rsidR="002F0D86">
        <w:rPr>
          <w:rFonts w:asciiTheme="minorHAnsi" w:hAnsiTheme="minorHAnsi"/>
          <w:sz w:val="22"/>
          <w:szCs w:val="22"/>
        </w:rPr>
        <w:t>Countries with declining life expectancy generally had increased mortality in those aged &gt;65 years and due to deaths from respiratory disease</w:t>
      </w:r>
      <w:r w:rsidR="00C4171C">
        <w:rPr>
          <w:rFonts w:asciiTheme="minorHAnsi" w:hAnsiTheme="minorHAnsi"/>
          <w:sz w:val="22"/>
          <w:szCs w:val="22"/>
        </w:rPr>
        <w:t xml:space="preserve"> and cardiovascular </w:t>
      </w:r>
      <w:commentRangeStart w:id="19"/>
      <w:r w:rsidR="00C4171C">
        <w:rPr>
          <w:rFonts w:asciiTheme="minorHAnsi" w:hAnsiTheme="minorHAnsi"/>
          <w:sz w:val="22"/>
          <w:szCs w:val="22"/>
        </w:rPr>
        <w:t xml:space="preserve">disease. </w:t>
      </w:r>
      <w:commentRangeEnd w:id="19"/>
      <w:r w:rsidR="00A53A66">
        <w:rPr>
          <w:rStyle w:val="CommentReference"/>
          <w:rFonts w:eastAsia="Calibri" w:cs="Times New Roman"/>
          <w:lang w:eastAsia="en-US"/>
        </w:rPr>
        <w:commentReference w:id="19"/>
      </w:r>
      <w:r w:rsidR="00C4171C">
        <w:rPr>
          <w:rFonts w:asciiTheme="minorHAnsi" w:hAnsiTheme="minorHAnsi"/>
          <w:sz w:val="22"/>
          <w:szCs w:val="22"/>
        </w:rPr>
        <w:t>There was a different picture in the USA however, as mortality rose amongst younger adults due to external caus</w:t>
      </w:r>
      <w:r w:rsidR="004D4C12">
        <w:rPr>
          <w:rFonts w:asciiTheme="minorHAnsi" w:hAnsiTheme="minorHAnsi"/>
          <w:sz w:val="22"/>
          <w:szCs w:val="22"/>
        </w:rPr>
        <w:t>es such as drug-related deaths.</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_Ref530131701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5</w:t>
      </w:r>
      <w:r w:rsidR="004D4C12" w:rsidRPr="004D4C12">
        <w:rPr>
          <w:rFonts w:asciiTheme="minorHAnsi" w:hAnsiTheme="minorHAnsi"/>
          <w:sz w:val="22"/>
          <w:szCs w:val="22"/>
          <w:highlight w:val="red"/>
          <w:vertAlign w:val="superscript"/>
        </w:rPr>
        <w:fldChar w:fldCharType="end"/>
      </w:r>
      <w:r w:rsidR="004D4C12">
        <w:rPr>
          <w:rFonts w:asciiTheme="minorHAnsi" w:hAnsiTheme="minorHAnsi"/>
          <w:sz w:val="22"/>
          <w:szCs w:val="22"/>
          <w:vertAlign w:val="superscript"/>
        </w:rPr>
        <w:t xml:space="preserve"> </w:t>
      </w:r>
      <w:bookmarkStart w:id="20" w:name="_Ref530397679"/>
      <w:r w:rsidR="004D4C12">
        <w:rPr>
          <w:rStyle w:val="EndnoteReference"/>
          <w:rFonts w:asciiTheme="minorHAnsi" w:hAnsiTheme="minorHAnsi"/>
          <w:sz w:val="22"/>
          <w:szCs w:val="22"/>
        </w:rPr>
        <w:endnoteReference w:id="8"/>
      </w:r>
      <w:bookmarkEnd w:id="20"/>
      <w:r w:rsidR="00C4171C" w:rsidRPr="00966306">
        <w:rPr>
          <w:rFonts w:asciiTheme="minorHAnsi" w:hAnsiTheme="minorHAnsi"/>
          <w:sz w:val="22"/>
          <w:szCs w:val="22"/>
          <w:vertAlign w:val="superscript"/>
        </w:rPr>
        <w:t xml:space="preserve"> </w:t>
      </w:r>
      <w:r w:rsidR="009136F0">
        <w:rPr>
          <w:rFonts w:asciiTheme="minorHAnsi" w:hAnsiTheme="minorHAnsi"/>
          <w:sz w:val="22"/>
          <w:szCs w:val="22"/>
        </w:rPr>
        <w:t>However, the short-run trends in m</w:t>
      </w:r>
      <w:r w:rsidR="00C4171C">
        <w:rPr>
          <w:rFonts w:asciiTheme="minorHAnsi" w:hAnsiTheme="minorHAnsi"/>
          <w:sz w:val="22"/>
          <w:szCs w:val="22"/>
        </w:rPr>
        <w:t>ortality rates and life expectancy, even at national level, can vary substantially from year to year and can be very sensitive to the comparison period.</w:t>
      </w:r>
      <w:bookmarkStart w:id="21" w:name="_Ref530397680"/>
      <w:r w:rsidR="00966306">
        <w:rPr>
          <w:rStyle w:val="EndnoteReference"/>
          <w:rFonts w:asciiTheme="minorHAnsi" w:hAnsiTheme="minorHAnsi"/>
          <w:sz w:val="22"/>
          <w:szCs w:val="22"/>
        </w:rPr>
        <w:endnoteReference w:id="9"/>
      </w:r>
      <w:bookmarkEnd w:id="21"/>
      <w:r w:rsidR="00C4171C">
        <w:rPr>
          <w:rFonts w:asciiTheme="minorHAnsi" w:hAnsiTheme="minorHAnsi"/>
          <w:sz w:val="22"/>
          <w:szCs w:val="22"/>
        </w:rPr>
        <w:t xml:space="preserve"> Care </w:t>
      </w:r>
      <w:r w:rsidR="00030E74">
        <w:rPr>
          <w:rFonts w:asciiTheme="minorHAnsi" w:hAnsiTheme="minorHAnsi"/>
          <w:sz w:val="22"/>
          <w:szCs w:val="22"/>
        </w:rPr>
        <w:t>is therefore</w:t>
      </w:r>
      <w:r w:rsidR="00C4171C">
        <w:rPr>
          <w:rFonts w:asciiTheme="minorHAnsi" w:hAnsiTheme="minorHAnsi"/>
          <w:sz w:val="22"/>
          <w:szCs w:val="22"/>
        </w:rPr>
        <w:t xml:space="preserve"> </w:t>
      </w:r>
      <w:r w:rsidR="00030E74">
        <w:rPr>
          <w:rFonts w:asciiTheme="minorHAnsi" w:hAnsiTheme="minorHAnsi"/>
          <w:sz w:val="22"/>
          <w:szCs w:val="22"/>
        </w:rPr>
        <w:t>required in describ</w:t>
      </w:r>
      <w:r w:rsidR="00C4171C">
        <w:rPr>
          <w:rFonts w:asciiTheme="minorHAnsi" w:hAnsiTheme="minorHAnsi"/>
          <w:sz w:val="22"/>
          <w:szCs w:val="22"/>
        </w:rPr>
        <w:t xml:space="preserve">ing the trends, when they may have changed, and in </w:t>
      </w:r>
      <w:r w:rsidR="00030E74">
        <w:rPr>
          <w:rFonts w:asciiTheme="minorHAnsi" w:hAnsiTheme="minorHAnsi"/>
          <w:sz w:val="22"/>
          <w:szCs w:val="22"/>
        </w:rPr>
        <w:t>interpreting</w:t>
      </w:r>
      <w:r w:rsidR="00C4171C">
        <w:rPr>
          <w:rFonts w:asciiTheme="minorHAnsi" w:hAnsiTheme="minorHAnsi"/>
          <w:sz w:val="22"/>
          <w:szCs w:val="22"/>
        </w:rPr>
        <w:t xml:space="preserve"> trends </w:t>
      </w:r>
      <w:r w:rsidR="00030E74">
        <w:rPr>
          <w:rFonts w:asciiTheme="minorHAnsi" w:hAnsiTheme="minorHAnsi"/>
          <w:sz w:val="22"/>
          <w:szCs w:val="22"/>
        </w:rPr>
        <w:t>using</w:t>
      </w:r>
      <w:r w:rsidR="00C4171C">
        <w:rPr>
          <w:rFonts w:asciiTheme="minorHAnsi" w:hAnsiTheme="minorHAnsi"/>
          <w:sz w:val="22"/>
          <w:szCs w:val="22"/>
        </w:rPr>
        <w:t xml:space="preserve"> emerging data which may be modelled or crude.</w:t>
      </w:r>
      <w:bookmarkStart w:id="22" w:name="_Ref530397688"/>
      <w:r w:rsidR="008218E9" w:rsidRPr="008218E9">
        <w:rPr>
          <w:rFonts w:asciiTheme="minorHAnsi" w:hAnsiTheme="minorHAnsi"/>
          <w:sz w:val="22"/>
          <w:szCs w:val="22"/>
          <w:highlight w:val="red"/>
          <w:vertAlign w:val="superscript"/>
        </w:rPr>
        <w:fldChar w:fldCharType="begin"/>
      </w:r>
      <w:r w:rsidR="008218E9" w:rsidRPr="008218E9">
        <w:rPr>
          <w:rFonts w:asciiTheme="minorHAnsi" w:hAnsiTheme="minorHAnsi"/>
          <w:sz w:val="22"/>
          <w:szCs w:val="22"/>
          <w:highlight w:val="red"/>
          <w:vertAlign w:val="superscript"/>
        </w:rPr>
        <w:instrText xml:space="preserve"> NOTEREF _Ref530397679 \h </w:instrText>
      </w:r>
      <w:r w:rsidR="008218E9">
        <w:rPr>
          <w:rFonts w:asciiTheme="minorHAnsi" w:hAnsiTheme="minorHAnsi"/>
          <w:sz w:val="22"/>
          <w:szCs w:val="22"/>
          <w:highlight w:val="red"/>
          <w:vertAlign w:val="superscript"/>
        </w:rPr>
        <w:instrText xml:space="preserve"> \* MERGEFORMAT </w:instrText>
      </w:r>
      <w:r w:rsidR="008218E9" w:rsidRPr="008218E9">
        <w:rPr>
          <w:rFonts w:asciiTheme="minorHAnsi" w:hAnsiTheme="minorHAnsi"/>
          <w:sz w:val="22"/>
          <w:szCs w:val="22"/>
          <w:highlight w:val="red"/>
          <w:vertAlign w:val="superscript"/>
        </w:rPr>
      </w:r>
      <w:r w:rsidR="008218E9" w:rsidRPr="008218E9">
        <w:rPr>
          <w:rFonts w:asciiTheme="minorHAnsi" w:hAnsiTheme="minorHAnsi"/>
          <w:sz w:val="22"/>
          <w:szCs w:val="22"/>
          <w:highlight w:val="red"/>
          <w:vertAlign w:val="superscript"/>
        </w:rPr>
        <w:fldChar w:fldCharType="separate"/>
      </w:r>
      <w:r w:rsidR="008218E9" w:rsidRPr="008218E9">
        <w:rPr>
          <w:rFonts w:asciiTheme="minorHAnsi" w:hAnsiTheme="minorHAnsi"/>
          <w:sz w:val="22"/>
          <w:szCs w:val="22"/>
          <w:highlight w:val="red"/>
          <w:vertAlign w:val="superscript"/>
        </w:rPr>
        <w:t>8</w:t>
      </w:r>
      <w:r w:rsidR="008218E9" w:rsidRPr="008218E9">
        <w:rPr>
          <w:rFonts w:asciiTheme="minorHAnsi" w:hAnsiTheme="minorHAnsi"/>
          <w:sz w:val="22"/>
          <w:szCs w:val="22"/>
          <w:highlight w:val="red"/>
          <w:vertAlign w:val="superscript"/>
        </w:rPr>
        <w:fldChar w:fldCharType="end"/>
      </w:r>
      <w:r w:rsidR="008218E9">
        <w:rPr>
          <w:rFonts w:asciiTheme="minorHAnsi" w:hAnsiTheme="minorHAnsi"/>
          <w:sz w:val="22"/>
          <w:szCs w:val="22"/>
          <w:vertAlign w:val="superscript"/>
        </w:rPr>
        <w:t xml:space="preserve"> </w:t>
      </w:r>
      <w:r w:rsidR="00DF336A" w:rsidRPr="00DF336A">
        <w:rPr>
          <w:rStyle w:val="EndnoteReference"/>
          <w:rFonts w:asciiTheme="minorHAnsi" w:hAnsiTheme="minorHAnsi"/>
          <w:sz w:val="22"/>
          <w:szCs w:val="22"/>
        </w:rPr>
        <w:endnoteReference w:id="10"/>
      </w:r>
      <w:bookmarkEnd w:id="22"/>
      <w:r w:rsidR="00C4171C">
        <w:rPr>
          <w:rFonts w:asciiTheme="minorHAnsi" w:hAnsiTheme="minorHAnsi"/>
          <w:sz w:val="22"/>
          <w:szCs w:val="22"/>
        </w:rPr>
        <w:t xml:space="preserve"> </w:t>
      </w:r>
    </w:p>
    <w:p w14:paraId="43658447" w14:textId="77777777" w:rsidR="002F0D86" w:rsidRDefault="002F0D86" w:rsidP="00C01689">
      <w:pPr>
        <w:pStyle w:val="BodyText1"/>
        <w:rPr>
          <w:rFonts w:asciiTheme="minorHAnsi" w:hAnsiTheme="minorHAnsi"/>
          <w:sz w:val="22"/>
          <w:szCs w:val="22"/>
        </w:rPr>
      </w:pPr>
    </w:p>
    <w:p w14:paraId="28906858" w14:textId="21458E1B" w:rsidR="007D59E6" w:rsidRDefault="001C3F38" w:rsidP="00C01689">
      <w:pPr>
        <w:pStyle w:val="BodyText1"/>
        <w:rPr>
          <w:rFonts w:asciiTheme="minorHAnsi" w:hAnsiTheme="minorHAnsi"/>
          <w:sz w:val="22"/>
          <w:szCs w:val="22"/>
        </w:rPr>
      </w:pPr>
      <w:r>
        <w:rPr>
          <w:rFonts w:asciiTheme="minorHAnsi" w:hAnsiTheme="minorHAnsi"/>
          <w:sz w:val="22"/>
          <w:szCs w:val="22"/>
        </w:rPr>
        <w:t>Several hypotheses have been proposed to explain the change</w:t>
      </w:r>
      <w:r w:rsidR="009136F0">
        <w:rPr>
          <w:rFonts w:asciiTheme="minorHAnsi" w:hAnsiTheme="minorHAnsi"/>
          <w:sz w:val="22"/>
          <w:szCs w:val="22"/>
        </w:rPr>
        <w:t>s</w:t>
      </w:r>
      <w:r>
        <w:rPr>
          <w:rFonts w:asciiTheme="minorHAnsi" w:hAnsiTheme="minorHAnsi"/>
          <w:sz w:val="22"/>
          <w:szCs w:val="22"/>
        </w:rPr>
        <w:t xml:space="preserve"> in trends. It is possible that different factors are important for different populations,</w:t>
      </w:r>
      <w:r w:rsidR="00030E74">
        <w:rPr>
          <w:rFonts w:asciiTheme="minorHAnsi" w:hAnsiTheme="minorHAnsi"/>
          <w:sz w:val="22"/>
          <w:szCs w:val="22"/>
        </w:rPr>
        <w:t xml:space="preserve"> but it seems more likely that</w:t>
      </w:r>
      <w:r>
        <w:rPr>
          <w:rFonts w:asciiTheme="minorHAnsi" w:hAnsiTheme="minorHAnsi"/>
          <w:sz w:val="22"/>
          <w:szCs w:val="22"/>
        </w:rPr>
        <w:t xml:space="preserve"> factor that</w:t>
      </w:r>
      <w:r w:rsidR="00030E74">
        <w:rPr>
          <w:rFonts w:asciiTheme="minorHAnsi" w:hAnsiTheme="minorHAnsi"/>
          <w:sz w:val="22"/>
          <w:szCs w:val="22"/>
        </w:rPr>
        <w:t xml:space="preserve"> are</w:t>
      </w:r>
      <w:r>
        <w:rPr>
          <w:rFonts w:asciiTheme="minorHAnsi" w:hAnsiTheme="minorHAnsi"/>
          <w:sz w:val="22"/>
          <w:szCs w:val="22"/>
        </w:rPr>
        <w:t xml:space="preserve"> common to all of the countries displaying similar trends, and which is absent in countries without the cha</w:t>
      </w:r>
      <w:r w:rsidR="00030E74">
        <w:rPr>
          <w:rFonts w:asciiTheme="minorHAnsi" w:hAnsiTheme="minorHAnsi"/>
          <w:sz w:val="22"/>
          <w:szCs w:val="22"/>
        </w:rPr>
        <w:t>nge in trend, are</w:t>
      </w:r>
      <w:r>
        <w:rPr>
          <w:rFonts w:asciiTheme="minorHAnsi" w:hAnsiTheme="minorHAnsi"/>
          <w:sz w:val="22"/>
          <w:szCs w:val="22"/>
        </w:rPr>
        <w:t xml:space="preserve"> causal.</w:t>
      </w:r>
      <w:bookmarkStart w:id="23" w:name="_Ref530133324"/>
      <w:r w:rsidR="00DF336A">
        <w:rPr>
          <w:rStyle w:val="EndnoteReference"/>
          <w:rFonts w:asciiTheme="minorHAnsi" w:hAnsiTheme="minorHAnsi"/>
          <w:sz w:val="22"/>
          <w:szCs w:val="22"/>
        </w:rPr>
        <w:endnoteReference w:id="11"/>
      </w:r>
      <w:bookmarkEnd w:id="23"/>
      <w:r>
        <w:rPr>
          <w:rFonts w:asciiTheme="minorHAnsi" w:hAnsiTheme="minorHAnsi"/>
          <w:sz w:val="22"/>
          <w:szCs w:val="22"/>
        </w:rPr>
        <w:t xml:space="preserve"> It is also likely that several factors acting together are relevant to explaining the trends, whether that is some aspect of the context (such as underlying political economy within a country) or two specific factors interacting. Many of the hypotheses proposed thus far are not mutually exclusive, but that does not mean that they are all causal factors or </w:t>
      </w:r>
      <w:r w:rsidR="007D59E6">
        <w:rPr>
          <w:rFonts w:asciiTheme="minorHAnsi" w:hAnsiTheme="minorHAnsi"/>
          <w:sz w:val="22"/>
          <w:szCs w:val="22"/>
        </w:rPr>
        <w:t xml:space="preserve">carry the same importance. </w:t>
      </w:r>
    </w:p>
    <w:p w14:paraId="46FFB58F" w14:textId="77777777" w:rsidR="003D60FF" w:rsidRDefault="001C3F38" w:rsidP="00C01689">
      <w:pPr>
        <w:pStyle w:val="BodyText1"/>
        <w:rPr>
          <w:rFonts w:asciiTheme="minorHAnsi" w:hAnsiTheme="minorHAnsi"/>
          <w:sz w:val="22"/>
          <w:szCs w:val="22"/>
        </w:rPr>
      </w:pPr>
      <w:r>
        <w:rPr>
          <w:rFonts w:asciiTheme="minorHAnsi" w:hAnsiTheme="minorHAnsi"/>
          <w:sz w:val="22"/>
          <w:szCs w:val="22"/>
        </w:rPr>
        <w:t xml:space="preserve"> </w:t>
      </w:r>
    </w:p>
    <w:p w14:paraId="5AE514A0" w14:textId="7ED1F6CD" w:rsidR="00720A61" w:rsidRDefault="00720A61" w:rsidP="00C01689">
      <w:pPr>
        <w:pStyle w:val="BodyText1"/>
        <w:rPr>
          <w:rFonts w:asciiTheme="minorHAnsi" w:hAnsiTheme="minorHAnsi"/>
          <w:sz w:val="22"/>
          <w:szCs w:val="22"/>
        </w:rPr>
      </w:pPr>
      <w:r>
        <w:rPr>
          <w:rFonts w:asciiTheme="minorHAnsi" w:hAnsiTheme="minorHAnsi"/>
          <w:sz w:val="22"/>
          <w:szCs w:val="22"/>
        </w:rPr>
        <w:t xml:space="preserve">Cohort </w:t>
      </w:r>
      <w:r w:rsidR="002152CF">
        <w:rPr>
          <w:rFonts w:asciiTheme="minorHAnsi" w:hAnsiTheme="minorHAnsi"/>
          <w:sz w:val="22"/>
          <w:szCs w:val="22"/>
        </w:rPr>
        <w:t>effects, whereby a particular generation is found to be at higher risk of mortality, may be important if that generation is now reaching an age where it contributes more to the overall mortality and life expectancy statistics. Other possibilities are that there is an interaction between period effects (such as policy changes or infectious disease epidemics) and vulnerabilities within a cohort such that mortality for that group increases. This has been observed for specific causes of death in Scotland and the USA (for suicide, drug-related deaths and alcohol).</w:t>
      </w:r>
      <w:r w:rsidR="00252569">
        <w:rPr>
          <w:rStyle w:val="EndnoteReference"/>
          <w:rFonts w:asciiTheme="minorHAnsi" w:hAnsiTheme="minorHAnsi"/>
          <w:sz w:val="22"/>
          <w:szCs w:val="22"/>
        </w:rPr>
        <w:endnoteReference w:id="12"/>
      </w:r>
      <w:r w:rsidR="00DF336A" w:rsidRPr="00DF336A">
        <w:rPr>
          <w:rStyle w:val="EndnoteReference"/>
          <w:rFonts w:asciiTheme="minorHAnsi" w:hAnsiTheme="minorHAnsi"/>
          <w:vanish/>
          <w:sz w:val="22"/>
          <w:szCs w:val="22"/>
        </w:rPr>
        <w:endnoteReference w:id="13"/>
      </w:r>
      <w:r w:rsidR="00DF336A" w:rsidRPr="00DF336A">
        <w:rPr>
          <w:rStyle w:val="EndnoteReference"/>
          <w:rFonts w:asciiTheme="minorHAnsi" w:hAnsiTheme="minorHAnsi"/>
          <w:vanish/>
          <w:sz w:val="22"/>
          <w:szCs w:val="22"/>
        </w:rPr>
        <w:endnoteReference w:id="14"/>
      </w:r>
      <w:r w:rsidR="00DF336A" w:rsidRPr="00DF336A">
        <w:rPr>
          <w:rFonts w:asciiTheme="minorHAnsi" w:hAnsiTheme="minorHAnsi"/>
          <w:sz w:val="22"/>
          <w:szCs w:val="22"/>
          <w:vertAlign w:val="superscript"/>
        </w:rPr>
        <w:t>-</w:t>
      </w:r>
      <w:r w:rsidR="00DF336A">
        <w:rPr>
          <w:rStyle w:val="EndnoteReference"/>
          <w:rFonts w:asciiTheme="minorHAnsi" w:hAnsiTheme="minorHAnsi"/>
          <w:sz w:val="22"/>
          <w:szCs w:val="22"/>
        </w:rPr>
        <w:endnoteReference w:id="15"/>
      </w:r>
      <w:r w:rsidR="002152CF">
        <w:rPr>
          <w:rFonts w:asciiTheme="minorHAnsi" w:hAnsiTheme="minorHAnsi"/>
          <w:sz w:val="22"/>
          <w:szCs w:val="22"/>
        </w:rPr>
        <w:t xml:space="preserve"> </w:t>
      </w:r>
    </w:p>
    <w:p w14:paraId="0C47DCC2" w14:textId="77777777" w:rsidR="008527EF" w:rsidRDefault="008527EF" w:rsidP="008527EF">
      <w:pPr>
        <w:pStyle w:val="BodyText1"/>
        <w:rPr>
          <w:rFonts w:asciiTheme="minorHAnsi" w:hAnsiTheme="minorHAnsi"/>
          <w:sz w:val="22"/>
          <w:szCs w:val="22"/>
        </w:rPr>
      </w:pPr>
    </w:p>
    <w:p w14:paraId="681A6DD6" w14:textId="1B7233BB" w:rsidR="002C5000" w:rsidRDefault="005B4F44" w:rsidP="00C01689">
      <w:pPr>
        <w:pStyle w:val="BodyText1"/>
        <w:rPr>
          <w:rFonts w:asciiTheme="minorHAnsi" w:hAnsiTheme="minorHAnsi"/>
          <w:sz w:val="22"/>
          <w:szCs w:val="22"/>
        </w:rPr>
      </w:pPr>
      <w:r>
        <w:rPr>
          <w:rFonts w:asciiTheme="minorHAnsi" w:hAnsiTheme="minorHAnsi"/>
          <w:sz w:val="22"/>
          <w:szCs w:val="22"/>
        </w:rPr>
        <w:t>P</w:t>
      </w:r>
      <w:r w:rsidR="00591CB9">
        <w:rPr>
          <w:rFonts w:asciiTheme="minorHAnsi" w:hAnsiTheme="minorHAnsi"/>
          <w:sz w:val="22"/>
          <w:szCs w:val="22"/>
        </w:rPr>
        <w:t xml:space="preserve">olarisation of the debate regarding causes of stalled life expectancy may not be helpful for supporting effective public health action to address it. Much of </w:t>
      </w:r>
      <w:r>
        <w:rPr>
          <w:rFonts w:asciiTheme="minorHAnsi" w:hAnsiTheme="minorHAnsi"/>
          <w:sz w:val="22"/>
          <w:szCs w:val="22"/>
        </w:rPr>
        <w:t xml:space="preserve">the </w:t>
      </w:r>
      <w:r w:rsidR="00591CB9">
        <w:rPr>
          <w:rFonts w:asciiTheme="minorHAnsi" w:hAnsiTheme="minorHAnsi"/>
          <w:sz w:val="22"/>
          <w:szCs w:val="22"/>
        </w:rPr>
        <w:t xml:space="preserve">apparent polarisation </w:t>
      </w:r>
      <w:r>
        <w:rPr>
          <w:rFonts w:asciiTheme="minorHAnsi" w:hAnsiTheme="minorHAnsi"/>
          <w:sz w:val="22"/>
          <w:szCs w:val="22"/>
        </w:rPr>
        <w:t xml:space="preserve">within the literature </w:t>
      </w:r>
      <w:r w:rsidR="00591CB9">
        <w:rPr>
          <w:rFonts w:asciiTheme="minorHAnsi" w:hAnsiTheme="minorHAnsi"/>
          <w:sz w:val="22"/>
          <w:szCs w:val="22"/>
        </w:rPr>
        <w:t xml:space="preserve">may be attributable to seeking the answers to different questions (for example causes of high numbers of deaths in short periods of time or stalling of overall life expectancy) and in the variable comparator, or baseline, periods employed. </w:t>
      </w:r>
      <w:commentRangeStart w:id="24"/>
      <w:r w:rsidR="001C3F38">
        <w:rPr>
          <w:rFonts w:asciiTheme="minorHAnsi" w:hAnsiTheme="minorHAnsi"/>
          <w:sz w:val="22"/>
          <w:szCs w:val="22"/>
        </w:rPr>
        <w:t>All of the studies proposing or investigating the change in trends have been limited to a degree by a lack of clarity on the timing, rapidity and degree of change in the trend</w:t>
      </w:r>
      <w:r w:rsidR="007A3FFC">
        <w:rPr>
          <w:rFonts w:asciiTheme="minorHAnsi" w:hAnsiTheme="minorHAnsi"/>
          <w:sz w:val="22"/>
          <w:szCs w:val="22"/>
        </w:rPr>
        <w:t>s</w:t>
      </w:r>
      <w:r w:rsidR="001C3F38">
        <w:rPr>
          <w:rFonts w:asciiTheme="minorHAnsi" w:hAnsiTheme="minorHAnsi"/>
          <w:sz w:val="22"/>
          <w:szCs w:val="22"/>
        </w:rPr>
        <w:t xml:space="preserve"> – all factors that can help in causal investigation</w:t>
      </w:r>
      <w:commentRangeEnd w:id="24"/>
      <w:r w:rsidR="00A53A66">
        <w:rPr>
          <w:rStyle w:val="CommentReference"/>
          <w:rFonts w:eastAsia="Calibri" w:cs="Times New Roman"/>
          <w:lang w:eastAsia="en-US"/>
        </w:rPr>
        <w:commentReference w:id="24"/>
      </w:r>
      <w:r w:rsidR="001C3F38">
        <w:rPr>
          <w:rFonts w:asciiTheme="minorHAnsi" w:hAnsiTheme="minorHAnsi"/>
          <w:sz w:val="22"/>
          <w:szCs w:val="22"/>
        </w:rPr>
        <w:t>.</w:t>
      </w:r>
      <w:r w:rsidR="00DF336A" w:rsidRPr="00DF336A">
        <w:rPr>
          <w:rFonts w:asciiTheme="minorHAnsi" w:hAnsiTheme="minorHAnsi"/>
          <w:sz w:val="22"/>
          <w:szCs w:val="22"/>
          <w:highlight w:val="red"/>
          <w:vertAlign w:val="superscript"/>
        </w:rPr>
        <w:fldChar w:fldCharType="begin"/>
      </w:r>
      <w:r w:rsidR="00DF336A" w:rsidRPr="00DF336A">
        <w:rPr>
          <w:rFonts w:asciiTheme="minorHAnsi" w:hAnsiTheme="minorHAnsi"/>
          <w:sz w:val="22"/>
          <w:szCs w:val="22"/>
          <w:highlight w:val="red"/>
          <w:vertAlign w:val="superscript"/>
        </w:rPr>
        <w:instrText xml:space="preserve"> NOTEREF _Ref530133324 \h  \* MERGEFORMAT </w:instrText>
      </w:r>
      <w:r w:rsidR="00DF336A" w:rsidRPr="00DF336A">
        <w:rPr>
          <w:rFonts w:asciiTheme="minorHAnsi" w:hAnsiTheme="minorHAnsi"/>
          <w:sz w:val="22"/>
          <w:szCs w:val="22"/>
          <w:highlight w:val="red"/>
          <w:vertAlign w:val="superscript"/>
        </w:rPr>
      </w:r>
      <w:r w:rsidR="00DF336A" w:rsidRPr="00DF336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11</w:t>
      </w:r>
      <w:r w:rsidR="00DF336A" w:rsidRPr="00DF336A">
        <w:rPr>
          <w:rFonts w:asciiTheme="minorHAnsi" w:hAnsiTheme="minorHAnsi"/>
          <w:sz w:val="22"/>
          <w:szCs w:val="22"/>
          <w:highlight w:val="red"/>
          <w:vertAlign w:val="superscript"/>
        </w:rPr>
        <w:fldChar w:fldCharType="end"/>
      </w:r>
      <w:r w:rsidR="001C3F38">
        <w:rPr>
          <w:rFonts w:asciiTheme="minorHAnsi" w:hAnsiTheme="minorHAnsi"/>
          <w:sz w:val="22"/>
          <w:szCs w:val="22"/>
        </w:rPr>
        <w:t xml:space="preserve"> </w:t>
      </w:r>
    </w:p>
    <w:p w14:paraId="5152AE6F" w14:textId="77777777" w:rsidR="005B4F44" w:rsidRDefault="005B4F44" w:rsidP="00C01689">
      <w:pPr>
        <w:pStyle w:val="BodyText1"/>
        <w:rPr>
          <w:rFonts w:asciiTheme="minorHAnsi" w:hAnsiTheme="minorHAnsi"/>
          <w:sz w:val="22"/>
          <w:szCs w:val="22"/>
        </w:rPr>
      </w:pPr>
    </w:p>
    <w:p w14:paraId="4858521D" w14:textId="77777777" w:rsidR="00A53A66" w:rsidRDefault="005B4F44" w:rsidP="00C01689">
      <w:pPr>
        <w:pStyle w:val="BodyText1"/>
        <w:rPr>
          <w:ins w:id="25" w:author="Jon Minton" w:date="2018-11-26T17:30:00Z"/>
          <w:rFonts w:asciiTheme="minorHAnsi" w:hAnsiTheme="minorHAnsi"/>
          <w:sz w:val="22"/>
          <w:szCs w:val="22"/>
          <w:vertAlign w:val="superscript"/>
        </w:rPr>
      </w:pPr>
      <w:r>
        <w:rPr>
          <w:rFonts w:asciiTheme="minorHAnsi" w:hAnsiTheme="minorHAnsi"/>
          <w:sz w:val="22"/>
          <w:szCs w:val="22"/>
        </w:rPr>
        <w:t xml:space="preserve">Scotland has the lowest life expectancy of the UK countries, with a current period life expectancy at birth 2 years lower for women and 2.5 years lower for men than that observed in England </w:t>
      </w:r>
      <w:r w:rsidRPr="00A53A66">
        <w:rPr>
          <w:rFonts w:asciiTheme="minorHAnsi" w:hAnsiTheme="minorHAnsi"/>
          <w:sz w:val="22"/>
          <w:szCs w:val="22"/>
          <w:highlight w:val="yellow"/>
          <w:rPrChange w:id="26" w:author="Jon Minton" w:date="2018-11-26T17:29:00Z">
            <w:rPr>
              <w:rFonts w:asciiTheme="minorHAnsi" w:hAnsiTheme="minorHAnsi"/>
              <w:sz w:val="22"/>
              <w:szCs w:val="22"/>
            </w:rPr>
          </w:rPrChange>
        </w:rPr>
        <w:t>(ref: NRS).</w:t>
      </w:r>
      <w:r>
        <w:rPr>
          <w:rFonts w:asciiTheme="minorHAnsi" w:hAnsiTheme="minorHAnsi"/>
          <w:sz w:val="22"/>
          <w:szCs w:val="22"/>
        </w:rPr>
        <w:t xml:space="preserve"> </w:t>
      </w:r>
      <w:r w:rsidR="00634A23">
        <w:rPr>
          <w:rFonts w:asciiTheme="minorHAnsi" w:hAnsiTheme="minorHAnsi"/>
          <w:sz w:val="22"/>
          <w:szCs w:val="22"/>
        </w:rPr>
        <w:t>Analysis by the ONS found that a slowdown in mortality rates has been seen in all four UK countries in 2011 to 2016 compared to 2006-2011, but that Scotland experienced the least stalling for women, and second least after Northern Ireland for men</w:t>
      </w:r>
      <w:r w:rsidR="00CA7940">
        <w:rPr>
          <w:rFonts w:asciiTheme="minorHAnsi" w:hAnsiTheme="minorHAnsi"/>
          <w:sz w:val="22"/>
          <w:szCs w:val="22"/>
        </w:rPr>
        <w:t>.</w:t>
      </w:r>
      <w:r w:rsidR="00CA7940" w:rsidRPr="00CA7940">
        <w:rPr>
          <w:rFonts w:asciiTheme="minorHAnsi" w:hAnsiTheme="minorHAnsi"/>
          <w:sz w:val="22"/>
          <w:szCs w:val="22"/>
          <w:highlight w:val="red"/>
          <w:vertAlign w:val="superscript"/>
        </w:rPr>
        <w:fldChar w:fldCharType="begin"/>
      </w:r>
      <w:r w:rsidR="00CA7940" w:rsidRPr="00CA7940">
        <w:rPr>
          <w:rFonts w:asciiTheme="minorHAnsi" w:hAnsiTheme="minorHAnsi"/>
          <w:sz w:val="22"/>
          <w:szCs w:val="22"/>
          <w:highlight w:val="red"/>
          <w:vertAlign w:val="superscript"/>
        </w:rPr>
        <w:instrText xml:space="preserve"> NOTEREF _Ref530397666 \h  \* MERGEFORMAT </w:instrText>
      </w:r>
      <w:r w:rsidR="00CA7940" w:rsidRPr="00CA7940">
        <w:rPr>
          <w:rFonts w:asciiTheme="minorHAnsi" w:hAnsiTheme="minorHAnsi"/>
          <w:sz w:val="22"/>
          <w:szCs w:val="22"/>
          <w:highlight w:val="red"/>
          <w:vertAlign w:val="superscript"/>
        </w:rPr>
      </w:r>
      <w:r w:rsidR="00CA7940" w:rsidRPr="00CA7940">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7</w:t>
      </w:r>
      <w:r w:rsidR="00CA7940" w:rsidRPr="00CA7940">
        <w:rPr>
          <w:rFonts w:asciiTheme="minorHAnsi" w:hAnsiTheme="minorHAnsi"/>
          <w:sz w:val="22"/>
          <w:szCs w:val="22"/>
          <w:highlight w:val="red"/>
          <w:vertAlign w:val="superscript"/>
        </w:rPr>
        <w:fldChar w:fldCharType="end"/>
      </w:r>
      <w:r w:rsidR="00CA7940">
        <w:rPr>
          <w:rFonts w:asciiTheme="minorHAnsi" w:hAnsiTheme="minorHAnsi"/>
          <w:sz w:val="22"/>
          <w:szCs w:val="22"/>
          <w:vertAlign w:val="superscript"/>
        </w:rPr>
        <w:t xml:space="preserve"> </w:t>
      </w:r>
    </w:p>
    <w:p w14:paraId="2E1EB240" w14:textId="77777777" w:rsidR="00A53A66" w:rsidRDefault="00A53A66" w:rsidP="00C01689">
      <w:pPr>
        <w:pStyle w:val="BodyText1"/>
        <w:rPr>
          <w:ins w:id="27" w:author="Jon Minton" w:date="2018-11-26T17:30:00Z"/>
          <w:rFonts w:asciiTheme="minorHAnsi" w:hAnsiTheme="minorHAnsi"/>
          <w:sz w:val="22"/>
          <w:szCs w:val="22"/>
          <w:vertAlign w:val="superscript"/>
        </w:rPr>
      </w:pPr>
    </w:p>
    <w:p w14:paraId="07872021" w14:textId="7F52FF72" w:rsidR="008527EF" w:rsidRDefault="008527EF" w:rsidP="00C01689">
      <w:pPr>
        <w:pStyle w:val="BodyText1"/>
        <w:rPr>
          <w:rFonts w:asciiTheme="minorHAnsi" w:hAnsiTheme="minorHAnsi"/>
          <w:sz w:val="22"/>
          <w:szCs w:val="22"/>
        </w:rPr>
      </w:pPr>
      <w:r>
        <w:rPr>
          <w:rFonts w:asciiTheme="minorHAnsi" w:hAnsiTheme="minorHAnsi"/>
          <w:sz w:val="22"/>
          <w:szCs w:val="22"/>
        </w:rPr>
        <w:t>This study aims to describe the nature, scale and timing of changes in mortality in Scotland, and to compare the trend to those seen internationally</w:t>
      </w:r>
      <w:r w:rsidR="001C3F38">
        <w:rPr>
          <w:rFonts w:asciiTheme="minorHAnsi" w:hAnsiTheme="minorHAnsi"/>
          <w:sz w:val="22"/>
          <w:szCs w:val="22"/>
        </w:rPr>
        <w:t>, as an early step in understanding the causes of the trends</w:t>
      </w:r>
      <w:r>
        <w:rPr>
          <w:rFonts w:asciiTheme="minorHAnsi" w:hAnsiTheme="minorHAnsi"/>
          <w:sz w:val="22"/>
          <w:szCs w:val="22"/>
        </w:rPr>
        <w:t xml:space="preserve">. </w:t>
      </w:r>
    </w:p>
    <w:p w14:paraId="65E852F4" w14:textId="77777777" w:rsidR="008527EF" w:rsidRDefault="008527EF" w:rsidP="00C01689">
      <w:pPr>
        <w:pStyle w:val="BodyText1"/>
        <w:rPr>
          <w:rFonts w:asciiTheme="minorHAnsi" w:hAnsiTheme="minorHAnsi"/>
          <w:sz w:val="22"/>
          <w:szCs w:val="22"/>
        </w:rPr>
      </w:pPr>
    </w:p>
    <w:p w14:paraId="1CC3379F"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Methods</w:t>
      </w:r>
    </w:p>
    <w:p w14:paraId="321C2861" w14:textId="77777777" w:rsidR="00030E74" w:rsidRDefault="00030E74" w:rsidP="00C01689">
      <w:pPr>
        <w:pStyle w:val="BodyText1"/>
        <w:rPr>
          <w:rFonts w:asciiTheme="minorHAnsi" w:hAnsiTheme="minorHAnsi"/>
          <w:b/>
          <w:sz w:val="22"/>
          <w:szCs w:val="22"/>
        </w:rPr>
      </w:pPr>
    </w:p>
    <w:p w14:paraId="0DCD4CCE" w14:textId="471C075B" w:rsidR="00DE7C98" w:rsidRDefault="00384CBE" w:rsidP="00C01689">
      <w:pPr>
        <w:pStyle w:val="BodyText1"/>
        <w:rPr>
          <w:rFonts w:asciiTheme="minorHAnsi" w:hAnsiTheme="minorHAnsi"/>
          <w:sz w:val="22"/>
          <w:szCs w:val="22"/>
        </w:rPr>
      </w:pPr>
      <w:r>
        <w:rPr>
          <w:rFonts w:asciiTheme="minorHAnsi" w:hAnsiTheme="minorHAnsi"/>
          <w:sz w:val="22"/>
          <w:szCs w:val="22"/>
        </w:rPr>
        <w:t>We report our results in accordance with the RECORD guideline.</w:t>
      </w:r>
      <w:r>
        <w:rPr>
          <w:rStyle w:val="EndnoteReference"/>
          <w:rFonts w:asciiTheme="minorHAnsi" w:hAnsiTheme="minorHAnsi"/>
          <w:sz w:val="22"/>
          <w:szCs w:val="22"/>
        </w:rPr>
        <w:endnoteReference w:id="16"/>
      </w:r>
      <w:r>
        <w:rPr>
          <w:rFonts w:asciiTheme="minorHAnsi" w:hAnsiTheme="minorHAnsi"/>
          <w:sz w:val="22"/>
          <w:szCs w:val="22"/>
        </w:rPr>
        <w:t xml:space="preserve"> </w:t>
      </w:r>
    </w:p>
    <w:p w14:paraId="0B6A15CF" w14:textId="77777777" w:rsidR="00DE7C98" w:rsidRDefault="00DE7C98" w:rsidP="00C01689">
      <w:pPr>
        <w:pStyle w:val="BodyText1"/>
        <w:rPr>
          <w:rFonts w:asciiTheme="minorHAnsi" w:hAnsiTheme="minorHAnsi"/>
          <w:sz w:val="22"/>
          <w:szCs w:val="22"/>
        </w:rPr>
      </w:pPr>
    </w:p>
    <w:p w14:paraId="1EBC72C0" w14:textId="77777777" w:rsidR="00AF2006" w:rsidRPr="00AF2006" w:rsidRDefault="00AF2006" w:rsidP="00C01689">
      <w:pPr>
        <w:pStyle w:val="BodyText1"/>
        <w:rPr>
          <w:rFonts w:asciiTheme="minorHAnsi" w:hAnsiTheme="minorHAnsi"/>
          <w:b/>
          <w:sz w:val="22"/>
          <w:szCs w:val="22"/>
        </w:rPr>
      </w:pPr>
      <w:r w:rsidRPr="00AF2006">
        <w:rPr>
          <w:rFonts w:asciiTheme="minorHAnsi" w:hAnsiTheme="minorHAnsi"/>
          <w:b/>
          <w:sz w:val="22"/>
          <w:szCs w:val="22"/>
        </w:rPr>
        <w:t xml:space="preserve">Data sources </w:t>
      </w:r>
    </w:p>
    <w:p w14:paraId="77A08ECE" w14:textId="138DFD7D" w:rsidR="00384CBE" w:rsidRDefault="00384CBE" w:rsidP="00C01689">
      <w:pPr>
        <w:pStyle w:val="BodyText1"/>
        <w:rPr>
          <w:rFonts w:asciiTheme="minorHAnsi" w:hAnsiTheme="minorHAnsi"/>
          <w:sz w:val="22"/>
          <w:szCs w:val="22"/>
        </w:rPr>
      </w:pPr>
      <w:r>
        <w:rPr>
          <w:rFonts w:asciiTheme="minorHAnsi" w:hAnsiTheme="minorHAnsi"/>
          <w:sz w:val="22"/>
          <w:szCs w:val="22"/>
        </w:rPr>
        <w:t xml:space="preserve">We used </w:t>
      </w:r>
      <w:r w:rsidR="00CA7940">
        <w:rPr>
          <w:rFonts w:asciiTheme="minorHAnsi" w:hAnsiTheme="minorHAnsi"/>
          <w:sz w:val="22"/>
          <w:szCs w:val="22"/>
        </w:rPr>
        <w:t xml:space="preserve">civilian population </w:t>
      </w:r>
      <w:r>
        <w:rPr>
          <w:rFonts w:asciiTheme="minorHAnsi" w:hAnsiTheme="minorHAnsi"/>
          <w:sz w:val="22"/>
          <w:szCs w:val="22"/>
        </w:rPr>
        <w:t>data from the Human Mortality Database</w:t>
      </w:r>
      <w:r w:rsidR="00A67482">
        <w:rPr>
          <w:rFonts w:asciiTheme="minorHAnsi" w:hAnsiTheme="minorHAnsi"/>
          <w:sz w:val="22"/>
          <w:szCs w:val="22"/>
        </w:rPr>
        <w:t xml:space="preserve"> (HMD)</w:t>
      </w:r>
      <w:r>
        <w:rPr>
          <w:rStyle w:val="EndnoteReference"/>
          <w:rFonts w:asciiTheme="minorHAnsi" w:hAnsiTheme="minorHAnsi"/>
          <w:sz w:val="22"/>
          <w:szCs w:val="22"/>
        </w:rPr>
        <w:endnoteReference w:id="17"/>
      </w:r>
      <w:r>
        <w:rPr>
          <w:rFonts w:asciiTheme="minorHAnsi" w:hAnsiTheme="minorHAnsi"/>
          <w:sz w:val="22"/>
          <w:szCs w:val="22"/>
        </w:rPr>
        <w:t xml:space="preserve"> for all our analyses except for the segmented regression and decomposition analyses which used data held by National Records of Scotland</w:t>
      </w:r>
      <w:r w:rsidR="00E260D2">
        <w:rPr>
          <w:rFonts w:asciiTheme="minorHAnsi" w:hAnsiTheme="minorHAnsi"/>
          <w:sz w:val="22"/>
          <w:szCs w:val="22"/>
        </w:rPr>
        <w:t xml:space="preserve"> (NRS)</w:t>
      </w:r>
      <w:r>
        <w:rPr>
          <w:rFonts w:asciiTheme="minorHAnsi" w:hAnsiTheme="minorHAnsi"/>
          <w:sz w:val="22"/>
          <w:szCs w:val="22"/>
        </w:rPr>
        <w:t xml:space="preserve">. All analyses were undertaken for males and females separately. </w:t>
      </w:r>
      <w:r w:rsidR="0075429A">
        <w:rPr>
          <w:rFonts w:asciiTheme="minorHAnsi" w:hAnsiTheme="minorHAnsi"/>
          <w:sz w:val="22"/>
          <w:szCs w:val="22"/>
        </w:rPr>
        <w:t xml:space="preserve">The annual data trends will be different from the published data using 3-yearly rolling averages. Where we have used annual </w:t>
      </w:r>
      <w:r w:rsidR="00AF2006">
        <w:rPr>
          <w:rFonts w:asciiTheme="minorHAnsi" w:hAnsiTheme="minorHAnsi"/>
          <w:sz w:val="22"/>
          <w:szCs w:val="22"/>
        </w:rPr>
        <w:t xml:space="preserve">or quarterly </w:t>
      </w:r>
      <w:r w:rsidR="0075429A">
        <w:rPr>
          <w:rFonts w:asciiTheme="minorHAnsi" w:hAnsiTheme="minorHAnsi"/>
          <w:sz w:val="22"/>
          <w:szCs w:val="22"/>
        </w:rPr>
        <w:t>data</w:t>
      </w:r>
      <w:r w:rsidR="00AF2006">
        <w:rPr>
          <w:rFonts w:asciiTheme="minorHAnsi" w:hAnsiTheme="minorHAnsi"/>
          <w:sz w:val="22"/>
          <w:szCs w:val="22"/>
        </w:rPr>
        <w:t>,</w:t>
      </w:r>
      <w:r w:rsidR="0075429A">
        <w:rPr>
          <w:rFonts w:asciiTheme="minorHAnsi" w:hAnsiTheme="minorHAnsi"/>
          <w:sz w:val="22"/>
          <w:szCs w:val="22"/>
        </w:rPr>
        <w:t xml:space="preserve"> we </w:t>
      </w:r>
      <w:r w:rsidR="00AF2006">
        <w:rPr>
          <w:rFonts w:asciiTheme="minorHAnsi" w:hAnsiTheme="minorHAnsi"/>
          <w:sz w:val="22"/>
          <w:szCs w:val="22"/>
        </w:rPr>
        <w:t xml:space="preserve">have done so to provide the maximum number of data points to </w:t>
      </w:r>
      <w:r w:rsidR="0075429A">
        <w:rPr>
          <w:rFonts w:asciiTheme="minorHAnsi" w:hAnsiTheme="minorHAnsi"/>
          <w:sz w:val="22"/>
          <w:szCs w:val="22"/>
        </w:rPr>
        <w:t>identify turning points in the trends</w:t>
      </w:r>
      <w:r w:rsidR="00AF2006">
        <w:rPr>
          <w:rFonts w:asciiTheme="minorHAnsi" w:hAnsiTheme="minorHAnsi"/>
          <w:sz w:val="22"/>
          <w:szCs w:val="22"/>
        </w:rPr>
        <w:t>. The data in this form are often not how they are presented by national statistics agencies because they</w:t>
      </w:r>
      <w:r w:rsidR="0075429A">
        <w:rPr>
          <w:rFonts w:asciiTheme="minorHAnsi" w:hAnsiTheme="minorHAnsi"/>
          <w:sz w:val="22"/>
          <w:szCs w:val="22"/>
        </w:rPr>
        <w:t xml:space="preserve"> </w:t>
      </w:r>
      <w:r w:rsidR="00AF2006">
        <w:rPr>
          <w:rFonts w:asciiTheme="minorHAnsi" w:hAnsiTheme="minorHAnsi"/>
          <w:sz w:val="22"/>
          <w:szCs w:val="22"/>
        </w:rPr>
        <w:t>are at</w:t>
      </w:r>
      <w:r w:rsidR="0075429A">
        <w:rPr>
          <w:rFonts w:asciiTheme="minorHAnsi" w:hAnsiTheme="minorHAnsi"/>
          <w:sz w:val="22"/>
          <w:szCs w:val="22"/>
        </w:rPr>
        <w:t xml:space="preserve"> risk of </w:t>
      </w:r>
      <w:r w:rsidR="00AF2006">
        <w:rPr>
          <w:rFonts w:asciiTheme="minorHAnsi" w:hAnsiTheme="minorHAnsi"/>
          <w:sz w:val="22"/>
          <w:szCs w:val="22"/>
        </w:rPr>
        <w:t>substantial</w:t>
      </w:r>
      <w:r w:rsidR="0075429A">
        <w:rPr>
          <w:rFonts w:asciiTheme="minorHAnsi" w:hAnsiTheme="minorHAnsi"/>
          <w:sz w:val="22"/>
          <w:szCs w:val="22"/>
        </w:rPr>
        <w:t xml:space="preserve"> random </w:t>
      </w:r>
      <w:r w:rsidR="00AF2006">
        <w:rPr>
          <w:rFonts w:asciiTheme="minorHAnsi" w:hAnsiTheme="minorHAnsi"/>
          <w:sz w:val="22"/>
          <w:szCs w:val="22"/>
        </w:rPr>
        <w:t xml:space="preserve">year-to-year </w:t>
      </w:r>
      <w:r w:rsidR="0075429A">
        <w:rPr>
          <w:rFonts w:asciiTheme="minorHAnsi" w:hAnsiTheme="minorHAnsi"/>
          <w:sz w:val="22"/>
          <w:szCs w:val="22"/>
        </w:rPr>
        <w:t xml:space="preserve">variation. </w:t>
      </w:r>
      <w:r w:rsidR="00AF2006">
        <w:rPr>
          <w:rFonts w:asciiTheme="minorHAnsi" w:hAnsiTheme="minorHAnsi"/>
          <w:sz w:val="22"/>
          <w:szCs w:val="22"/>
        </w:rPr>
        <w:t xml:space="preserve">This variation should therefore be interpreted very cautiously. </w:t>
      </w:r>
    </w:p>
    <w:p w14:paraId="62E09126" w14:textId="77777777" w:rsidR="00A67482" w:rsidRDefault="00A67482" w:rsidP="00C01689">
      <w:pPr>
        <w:pStyle w:val="BodyText1"/>
        <w:rPr>
          <w:rFonts w:asciiTheme="minorHAnsi" w:hAnsiTheme="minorHAnsi"/>
          <w:sz w:val="22"/>
          <w:szCs w:val="22"/>
        </w:rPr>
      </w:pPr>
    </w:p>
    <w:p w14:paraId="73C07220" w14:textId="77777777" w:rsidR="00AF2006" w:rsidRPr="00AF2006" w:rsidRDefault="00AF2006" w:rsidP="00C01689">
      <w:pPr>
        <w:pStyle w:val="BodyText1"/>
        <w:rPr>
          <w:rFonts w:asciiTheme="minorHAnsi" w:hAnsiTheme="minorHAnsi"/>
          <w:b/>
          <w:sz w:val="22"/>
          <w:szCs w:val="22"/>
        </w:rPr>
      </w:pPr>
      <w:r w:rsidRPr="00AF2006">
        <w:rPr>
          <w:rFonts w:asciiTheme="minorHAnsi" w:hAnsiTheme="minorHAnsi"/>
          <w:b/>
          <w:sz w:val="22"/>
          <w:szCs w:val="22"/>
        </w:rPr>
        <w:t>Life expectancy trends</w:t>
      </w:r>
    </w:p>
    <w:p w14:paraId="3DE57756" w14:textId="4E40270E" w:rsidR="00AF2006" w:rsidRDefault="00A67482" w:rsidP="00AF2006">
      <w:pPr>
        <w:pStyle w:val="BodyText1"/>
        <w:rPr>
          <w:rFonts w:asciiTheme="minorHAnsi" w:hAnsiTheme="minorHAnsi"/>
          <w:sz w:val="22"/>
        </w:rPr>
      </w:pPr>
      <w:r>
        <w:rPr>
          <w:rFonts w:asciiTheme="minorHAnsi" w:hAnsiTheme="minorHAnsi"/>
          <w:sz w:val="22"/>
          <w:szCs w:val="22"/>
        </w:rPr>
        <w:t xml:space="preserve">Period life </w:t>
      </w:r>
      <w:r w:rsidR="00AF2006">
        <w:rPr>
          <w:rFonts w:asciiTheme="minorHAnsi" w:hAnsiTheme="minorHAnsi"/>
          <w:sz w:val="22"/>
          <w:szCs w:val="22"/>
        </w:rPr>
        <w:t xml:space="preserve">expectancy trends for Scotland </w:t>
      </w:r>
      <w:r>
        <w:rPr>
          <w:rFonts w:asciiTheme="minorHAnsi" w:hAnsiTheme="minorHAnsi"/>
          <w:sz w:val="22"/>
          <w:szCs w:val="22"/>
        </w:rPr>
        <w:t xml:space="preserve">for each single year between 1855 and 2016 were extracted. </w:t>
      </w:r>
      <w:r w:rsidR="00DE7C98">
        <w:rPr>
          <w:rFonts w:asciiTheme="minorHAnsi" w:hAnsiTheme="minorHAnsi"/>
          <w:sz w:val="22"/>
          <w:szCs w:val="22"/>
        </w:rPr>
        <w:t>For the international comparisons</w:t>
      </w:r>
      <w:r w:rsidR="00AF2006">
        <w:rPr>
          <w:rFonts w:asciiTheme="minorHAnsi" w:hAnsiTheme="minorHAnsi"/>
          <w:sz w:val="22"/>
          <w:szCs w:val="22"/>
        </w:rPr>
        <w:t xml:space="preserve">, data for all countries with a total population of &gt;2million and </w:t>
      </w:r>
      <w:r w:rsidR="00AF2006" w:rsidRPr="000D6AA2">
        <w:rPr>
          <w:rFonts w:asciiTheme="minorHAnsi" w:hAnsiTheme="minorHAnsi"/>
          <w:sz w:val="22"/>
        </w:rPr>
        <w:t>with data available from 1992 to 2016 (inclusive)</w:t>
      </w:r>
      <w:r w:rsidR="00AF2006">
        <w:rPr>
          <w:rFonts w:asciiTheme="minorHAnsi" w:hAnsiTheme="minorHAnsi"/>
          <w:sz w:val="22"/>
        </w:rPr>
        <w:t xml:space="preserve"> at the time of extraction</w:t>
      </w:r>
      <w:r w:rsidR="00AF2006" w:rsidRPr="000D6AA2">
        <w:rPr>
          <w:rFonts w:asciiTheme="minorHAnsi" w:hAnsiTheme="minorHAnsi"/>
          <w:sz w:val="22"/>
        </w:rPr>
        <w:t xml:space="preserve"> </w:t>
      </w:r>
      <w:r w:rsidR="00AF2006">
        <w:rPr>
          <w:rFonts w:asciiTheme="minorHAnsi" w:hAnsiTheme="minorHAnsi"/>
          <w:sz w:val="22"/>
        </w:rPr>
        <w:t xml:space="preserve">were obtained via the HMD. The mean annual change in life expectancy (in weeks) for five year periods running back from 2016 were then calculated for each country. A sensitivity analysis using rolling five-year time periods rather than set periods from 2016 backwards was also undertaken. </w:t>
      </w:r>
    </w:p>
    <w:p w14:paraId="4456D6C5" w14:textId="77777777" w:rsidR="001E32DE" w:rsidRDefault="001E32DE" w:rsidP="00AF2006">
      <w:pPr>
        <w:pStyle w:val="BodyText1"/>
        <w:rPr>
          <w:rFonts w:asciiTheme="minorHAnsi" w:hAnsiTheme="minorHAnsi"/>
          <w:sz w:val="22"/>
        </w:rPr>
      </w:pPr>
    </w:p>
    <w:p w14:paraId="488FFB0A" w14:textId="77777777" w:rsidR="001E32DE" w:rsidRPr="00AF2006" w:rsidRDefault="001E32DE" w:rsidP="001E32DE">
      <w:pPr>
        <w:pStyle w:val="BodyText1"/>
        <w:rPr>
          <w:rFonts w:asciiTheme="minorHAnsi" w:hAnsiTheme="minorHAnsi"/>
          <w:b/>
          <w:sz w:val="22"/>
        </w:rPr>
      </w:pPr>
      <w:r w:rsidRPr="00AF2006">
        <w:rPr>
          <w:rFonts w:asciiTheme="minorHAnsi" w:hAnsiTheme="minorHAnsi"/>
          <w:b/>
          <w:sz w:val="22"/>
        </w:rPr>
        <w:t>Segmented regression</w:t>
      </w:r>
    </w:p>
    <w:p w14:paraId="2B184318" w14:textId="5B8DCA5C" w:rsidR="00CA7940" w:rsidRDefault="00520497" w:rsidP="001E32DE">
      <w:pPr>
        <w:pStyle w:val="BodyText1"/>
        <w:rPr>
          <w:rFonts w:asciiTheme="minorHAnsi" w:hAnsiTheme="minorHAnsi"/>
          <w:sz w:val="22"/>
        </w:rPr>
      </w:pPr>
      <w:r w:rsidRPr="00520497">
        <w:rPr>
          <w:rFonts w:asciiTheme="minorHAnsi" w:hAnsiTheme="minorHAnsi"/>
          <w:sz w:val="22"/>
        </w:rPr>
        <w:t xml:space="preserve">We calculated age-standardised mortality rates for each quarter of each year for Scotland using the 2013 European Standard Population for the entire time period (Q4 1990 to Q2 2018), and then created rolling trends which pooled the named quarter with the three previous quarters. In this way, quarter 1 (Q1) in 2016 pools the data for 2015 Q2-4 with 2016 Q1. Quarterly-rolling rates were calculated in order to increase the number of data </w:t>
      </w:r>
      <w:r>
        <w:rPr>
          <w:rFonts w:asciiTheme="minorHAnsi" w:hAnsiTheme="minorHAnsi"/>
          <w:sz w:val="22"/>
        </w:rPr>
        <w:t xml:space="preserve">points available to the model. </w:t>
      </w:r>
      <w:r w:rsidRPr="00520497">
        <w:rPr>
          <w:rFonts w:asciiTheme="minorHAnsi" w:hAnsiTheme="minorHAnsi"/>
          <w:sz w:val="22"/>
        </w:rPr>
        <w:t>We then undertook segmented regression in R using the ‘segmented’ package.</w:t>
      </w:r>
      <w:r>
        <w:rPr>
          <w:rStyle w:val="EndnoteReference"/>
          <w:rFonts w:asciiTheme="minorHAnsi" w:hAnsiTheme="minorHAnsi"/>
          <w:sz w:val="22"/>
        </w:rPr>
        <w:endnoteReference w:id="18"/>
      </w:r>
      <w:r w:rsidRPr="00520497">
        <w:rPr>
          <w:rFonts w:asciiTheme="minorHAnsi" w:hAnsiTheme="minorHAnsi"/>
          <w:sz w:val="22"/>
        </w:rPr>
        <w:t xml:space="preserve"> Two tests were run: the Davies test identifies the data point within the series that is the best fit breakpoint, and provides a test of the statistical significance of this; the ‘segmented’ test treats the whole time series as continuous an</w:t>
      </w:r>
      <w:r>
        <w:rPr>
          <w:rFonts w:asciiTheme="minorHAnsi" w:hAnsiTheme="minorHAnsi"/>
          <w:sz w:val="22"/>
        </w:rPr>
        <w:t>d identifies the breakpoint to three</w:t>
      </w:r>
      <w:r w:rsidRPr="00520497">
        <w:rPr>
          <w:rFonts w:asciiTheme="minorHAnsi" w:hAnsiTheme="minorHAnsi"/>
          <w:sz w:val="22"/>
        </w:rPr>
        <w:t xml:space="preserve"> decimal points, along with the standard error. The results of the segmented test were interpreted as identifying the quarterly data point within which the breakpoint fell. In this way a result of 2012.651 falls within quarter 3 of 2012, the data which correspond to this quarter actually represent the ‘year’ quarter 4 2011 to quarter 3 2012, hence this is interpre</w:t>
      </w:r>
      <w:r>
        <w:rPr>
          <w:rFonts w:asciiTheme="minorHAnsi" w:hAnsiTheme="minorHAnsi"/>
          <w:sz w:val="22"/>
        </w:rPr>
        <w:t>ted as the breakpoint ‘year’.  Ninety-five percent</w:t>
      </w:r>
      <w:r w:rsidRPr="00520497">
        <w:rPr>
          <w:rFonts w:asciiTheme="minorHAnsi" w:hAnsiTheme="minorHAnsi"/>
          <w:sz w:val="22"/>
        </w:rPr>
        <w:t xml:space="preserve"> confidence intervals for the breakpoint were calculated from the standard error of this estimate. The Davies test can only identify a single breakpoint, for the segmented test we ran this for one and two break point models. Both were run for all men, all women and for men and women divided into &lt;75 years and 75+ years. We calculated the </w:t>
      </w:r>
      <w:proofErr w:type="spellStart"/>
      <w:r w:rsidRPr="00520497">
        <w:rPr>
          <w:rFonts w:asciiTheme="minorHAnsi" w:hAnsiTheme="minorHAnsi"/>
          <w:sz w:val="22"/>
        </w:rPr>
        <w:t>Akaike</w:t>
      </w:r>
      <w:proofErr w:type="spellEnd"/>
      <w:r w:rsidRPr="00520497">
        <w:rPr>
          <w:rFonts w:asciiTheme="minorHAnsi" w:hAnsiTheme="minorHAnsi"/>
          <w:sz w:val="22"/>
        </w:rPr>
        <w:t xml:space="preserve"> Information Criterion (AIC) and Bayesian Information Criterion (BIC) to compare model fit between one and two break models.</w:t>
      </w:r>
      <w:r>
        <w:rPr>
          <w:rFonts w:asciiTheme="minorHAnsi" w:hAnsiTheme="minorHAnsi"/>
          <w:sz w:val="22"/>
        </w:rPr>
        <w:t xml:space="preserve"> </w:t>
      </w:r>
    </w:p>
    <w:p w14:paraId="5A26A7CB" w14:textId="77777777" w:rsidR="00520497" w:rsidRDefault="00520497" w:rsidP="00520497">
      <w:pPr>
        <w:spacing w:after="0" w:line="240" w:lineRule="auto"/>
        <w:rPr>
          <w:rFonts w:asciiTheme="minorHAnsi" w:hAnsiTheme="minorHAnsi"/>
          <w:b/>
          <w:sz w:val="28"/>
          <w:szCs w:val="28"/>
        </w:rPr>
      </w:pPr>
    </w:p>
    <w:p w14:paraId="3E0697A6" w14:textId="2F01264A" w:rsidR="00C01689" w:rsidRPr="00520497" w:rsidRDefault="00C01689" w:rsidP="00520497">
      <w:pPr>
        <w:spacing w:after="0" w:line="240" w:lineRule="auto"/>
        <w:rPr>
          <w:rFonts w:asciiTheme="minorHAnsi" w:eastAsiaTheme="minorHAnsi" w:hAnsiTheme="minorHAnsi" w:cs="Arial"/>
          <w:b/>
          <w:sz w:val="28"/>
          <w:szCs w:val="28"/>
          <w:lang w:eastAsia="en-GB"/>
        </w:rPr>
      </w:pPr>
      <w:r w:rsidRPr="002C5000">
        <w:rPr>
          <w:rFonts w:asciiTheme="minorHAnsi" w:hAnsiTheme="minorHAnsi"/>
          <w:b/>
          <w:sz w:val="28"/>
          <w:szCs w:val="28"/>
        </w:rPr>
        <w:t>Results</w:t>
      </w:r>
    </w:p>
    <w:p w14:paraId="56C83EB8" w14:textId="77777777" w:rsidR="0075429A" w:rsidRDefault="0075429A" w:rsidP="000D6AA2">
      <w:pPr>
        <w:pStyle w:val="BodyText1"/>
        <w:rPr>
          <w:rFonts w:asciiTheme="minorHAnsi" w:hAnsiTheme="minorHAnsi"/>
          <w:sz w:val="22"/>
        </w:rPr>
      </w:pPr>
    </w:p>
    <w:p w14:paraId="6EB084DB" w14:textId="77777777" w:rsidR="00BA6AA1" w:rsidRPr="00BA6AA1" w:rsidRDefault="00BA6AA1" w:rsidP="000D6AA2">
      <w:pPr>
        <w:pStyle w:val="BodyText1"/>
        <w:rPr>
          <w:rFonts w:asciiTheme="minorHAnsi" w:hAnsiTheme="minorHAnsi"/>
          <w:b/>
          <w:sz w:val="22"/>
        </w:rPr>
      </w:pPr>
      <w:r w:rsidRPr="00BA6AA1">
        <w:rPr>
          <w:rFonts w:asciiTheme="minorHAnsi" w:hAnsiTheme="minorHAnsi"/>
          <w:b/>
          <w:sz w:val="22"/>
        </w:rPr>
        <w:t>Life expectancy trends</w:t>
      </w:r>
    </w:p>
    <w:p w14:paraId="479525F2" w14:textId="36273AC9" w:rsidR="000D6AA2" w:rsidRDefault="00D53106" w:rsidP="000D6AA2">
      <w:pPr>
        <w:pStyle w:val="BodyText1"/>
        <w:rPr>
          <w:rFonts w:asciiTheme="minorHAnsi" w:hAnsiTheme="minorHAnsi"/>
          <w:sz w:val="22"/>
        </w:rPr>
      </w:pPr>
      <w:r>
        <w:rPr>
          <w:rFonts w:asciiTheme="minorHAnsi" w:hAnsiTheme="minorHAnsi"/>
          <w:sz w:val="22"/>
        </w:rPr>
        <w:t>P</w:t>
      </w:r>
      <w:r w:rsidR="000D6AA2" w:rsidRPr="000D6AA2">
        <w:rPr>
          <w:rFonts w:asciiTheme="minorHAnsi" w:hAnsiTheme="minorHAnsi"/>
          <w:sz w:val="22"/>
        </w:rPr>
        <w:t>eriod life expectancy at birt</w:t>
      </w:r>
      <w:r w:rsidR="0083254D">
        <w:rPr>
          <w:rFonts w:asciiTheme="minorHAnsi" w:hAnsiTheme="minorHAnsi"/>
          <w:sz w:val="22"/>
        </w:rPr>
        <w:t>h for men and women in Scotland</w:t>
      </w:r>
      <w:r>
        <w:rPr>
          <w:rFonts w:asciiTheme="minorHAnsi" w:hAnsiTheme="minorHAnsi"/>
          <w:sz w:val="22"/>
        </w:rPr>
        <w:t xml:space="preserve"> has increased </w:t>
      </w:r>
      <w:r w:rsidR="000D6AA2" w:rsidRPr="000D6AA2">
        <w:rPr>
          <w:rFonts w:asciiTheme="minorHAnsi" w:hAnsiTheme="minorHAnsi"/>
          <w:sz w:val="22"/>
        </w:rPr>
        <w:t xml:space="preserve">from </w:t>
      </w:r>
      <w:r>
        <w:rPr>
          <w:rFonts w:asciiTheme="minorHAnsi" w:hAnsiTheme="minorHAnsi"/>
          <w:sz w:val="22"/>
        </w:rPr>
        <w:t xml:space="preserve">44 years for women and 41 years for men in </w:t>
      </w:r>
      <w:r w:rsidR="000D6AA2" w:rsidRPr="000D6AA2">
        <w:rPr>
          <w:rFonts w:asciiTheme="minorHAnsi" w:hAnsiTheme="minorHAnsi"/>
          <w:sz w:val="22"/>
        </w:rPr>
        <w:t xml:space="preserve">1855 to </w:t>
      </w:r>
      <w:r>
        <w:rPr>
          <w:rFonts w:asciiTheme="minorHAnsi" w:hAnsiTheme="minorHAnsi"/>
          <w:sz w:val="22"/>
        </w:rPr>
        <w:t xml:space="preserve">81 years for women and 77 years for men in </w:t>
      </w:r>
      <w:r w:rsidR="000D6AA2" w:rsidRPr="000D6AA2">
        <w:rPr>
          <w:rFonts w:asciiTheme="minorHAnsi" w:hAnsiTheme="minorHAnsi"/>
          <w:sz w:val="22"/>
        </w:rPr>
        <w:t xml:space="preserve">2016, based on </w:t>
      </w:r>
      <w:r w:rsidR="0058767C">
        <w:rPr>
          <w:rFonts w:asciiTheme="minorHAnsi" w:hAnsiTheme="minorHAnsi"/>
          <w:sz w:val="22"/>
        </w:rPr>
        <w:t xml:space="preserve">single year estimates. Throughout the time period women have longer life expectancies than men. The </w:t>
      </w:r>
      <w:r w:rsidR="000D6AA2" w:rsidRPr="000D6AA2">
        <w:rPr>
          <w:rFonts w:asciiTheme="minorHAnsi" w:hAnsiTheme="minorHAnsi"/>
          <w:sz w:val="22"/>
        </w:rPr>
        <w:t xml:space="preserve">trend </w:t>
      </w:r>
      <w:r w:rsidR="0058767C">
        <w:rPr>
          <w:rFonts w:asciiTheme="minorHAnsi" w:hAnsiTheme="minorHAnsi"/>
          <w:sz w:val="22"/>
        </w:rPr>
        <w:t xml:space="preserve">up to around 1945 is substantially more unstable than in later years, but there is a general long-term improvement evident, especially after 1890. </w:t>
      </w:r>
      <w:r w:rsidR="000D6AA2" w:rsidRPr="000D6AA2">
        <w:rPr>
          <w:rFonts w:asciiTheme="minorHAnsi" w:hAnsiTheme="minorHAnsi"/>
          <w:sz w:val="22"/>
        </w:rPr>
        <w:t>From 1950</w:t>
      </w:r>
      <w:r w:rsidR="0058767C">
        <w:rPr>
          <w:rFonts w:asciiTheme="minorHAnsi" w:hAnsiTheme="minorHAnsi"/>
          <w:sz w:val="22"/>
        </w:rPr>
        <w:t xml:space="preserve"> onwards,</w:t>
      </w:r>
      <w:r w:rsidR="000D6AA2" w:rsidRPr="000D6AA2">
        <w:rPr>
          <w:rFonts w:asciiTheme="minorHAnsi" w:hAnsiTheme="minorHAnsi"/>
          <w:sz w:val="22"/>
        </w:rPr>
        <w:t xml:space="preserve"> the degree of </w:t>
      </w:r>
      <w:r w:rsidR="0058767C">
        <w:rPr>
          <w:rFonts w:asciiTheme="minorHAnsi" w:hAnsiTheme="minorHAnsi"/>
          <w:sz w:val="22"/>
        </w:rPr>
        <w:t xml:space="preserve">year-to-year </w:t>
      </w:r>
      <w:r w:rsidR="000D6AA2" w:rsidRPr="000D6AA2">
        <w:rPr>
          <w:rFonts w:asciiTheme="minorHAnsi" w:hAnsiTheme="minorHAnsi"/>
          <w:sz w:val="22"/>
        </w:rPr>
        <w:t xml:space="preserve">variability reduces </w:t>
      </w:r>
      <w:r w:rsidR="0058767C">
        <w:rPr>
          <w:rFonts w:asciiTheme="minorHAnsi" w:hAnsiTheme="minorHAnsi"/>
          <w:sz w:val="22"/>
        </w:rPr>
        <w:t xml:space="preserve">and the improvement is a slower rate than between 1890 and 1950. </w:t>
      </w:r>
    </w:p>
    <w:p w14:paraId="1A06F2BC" w14:textId="77777777" w:rsidR="0083254D" w:rsidRDefault="0083254D" w:rsidP="00003FCE">
      <w:pPr>
        <w:pStyle w:val="BodyText1"/>
        <w:rPr>
          <w:rStyle w:val="CommentReference"/>
          <w:rFonts w:eastAsia="Calibri" w:cs="Times New Roman"/>
          <w:lang w:eastAsia="en-US"/>
        </w:rPr>
      </w:pPr>
    </w:p>
    <w:p w14:paraId="38969ADA" w14:textId="29F34ED1" w:rsidR="00615136" w:rsidRDefault="0058767C" w:rsidP="00003FCE">
      <w:pPr>
        <w:pStyle w:val="BodyText1"/>
        <w:rPr>
          <w:rFonts w:asciiTheme="minorHAnsi" w:hAnsiTheme="minorHAnsi"/>
          <w:sz w:val="22"/>
        </w:rPr>
      </w:pPr>
      <w:r>
        <w:rPr>
          <w:rFonts w:asciiTheme="minorHAnsi" w:hAnsiTheme="minorHAnsi"/>
          <w:sz w:val="22"/>
        </w:rPr>
        <w:t>T</w:t>
      </w:r>
      <w:r w:rsidR="000D6AA2" w:rsidRPr="000D6AA2">
        <w:rPr>
          <w:rFonts w:asciiTheme="minorHAnsi" w:hAnsiTheme="minorHAnsi"/>
          <w:sz w:val="22"/>
        </w:rPr>
        <w:t>he mean annual change in life expectancy obser</w:t>
      </w:r>
      <w:r>
        <w:rPr>
          <w:rFonts w:asciiTheme="minorHAnsi" w:hAnsiTheme="minorHAnsi"/>
          <w:sz w:val="22"/>
        </w:rPr>
        <w:t xml:space="preserve">ved within 5 year periods (between 1857 and </w:t>
      </w:r>
      <w:r w:rsidR="000D6AA2" w:rsidRPr="000D6AA2">
        <w:rPr>
          <w:rFonts w:asciiTheme="minorHAnsi" w:hAnsiTheme="minorHAnsi"/>
          <w:sz w:val="22"/>
        </w:rPr>
        <w:t>2016</w:t>
      </w:r>
      <w:r>
        <w:rPr>
          <w:rFonts w:asciiTheme="minorHAnsi" w:hAnsiTheme="minorHAnsi"/>
          <w:sz w:val="22"/>
        </w:rPr>
        <w:t xml:space="preserve">) </w:t>
      </w:r>
      <w:r w:rsidR="000D6AA2" w:rsidRPr="000D6AA2">
        <w:rPr>
          <w:rFonts w:asciiTheme="minorHAnsi" w:hAnsiTheme="minorHAnsi"/>
          <w:sz w:val="22"/>
        </w:rPr>
        <w:t xml:space="preserve">shows that the largest </w:t>
      </w:r>
      <w:r>
        <w:rPr>
          <w:rFonts w:asciiTheme="minorHAnsi" w:hAnsiTheme="minorHAnsi"/>
          <w:sz w:val="22"/>
        </w:rPr>
        <w:t xml:space="preserve">annualised </w:t>
      </w:r>
      <w:r w:rsidR="000D6AA2" w:rsidRPr="000D6AA2">
        <w:rPr>
          <w:rFonts w:asciiTheme="minorHAnsi" w:hAnsiTheme="minorHAnsi"/>
          <w:sz w:val="22"/>
        </w:rPr>
        <w:t xml:space="preserve">gains were made </w:t>
      </w:r>
      <w:r>
        <w:rPr>
          <w:rFonts w:asciiTheme="minorHAnsi" w:hAnsiTheme="minorHAnsi"/>
          <w:sz w:val="22"/>
        </w:rPr>
        <w:t xml:space="preserve">in the </w:t>
      </w:r>
      <w:r w:rsidR="007E4807">
        <w:rPr>
          <w:rFonts w:asciiTheme="minorHAnsi" w:hAnsiTheme="minorHAnsi"/>
          <w:sz w:val="22"/>
        </w:rPr>
        <w:t xml:space="preserve">periods </w:t>
      </w:r>
      <w:r>
        <w:rPr>
          <w:rFonts w:asciiTheme="minorHAnsi" w:hAnsiTheme="minorHAnsi"/>
          <w:sz w:val="22"/>
        </w:rPr>
        <w:t>following declines in life expectancy (e.g. 1942-1946)</w:t>
      </w:r>
      <w:r w:rsidR="000D6AA2" w:rsidRPr="000D6AA2">
        <w:rPr>
          <w:rFonts w:asciiTheme="minorHAnsi" w:hAnsiTheme="minorHAnsi"/>
          <w:sz w:val="22"/>
        </w:rPr>
        <w:t xml:space="preserve">, with </w:t>
      </w:r>
      <w:r>
        <w:rPr>
          <w:rFonts w:asciiTheme="minorHAnsi" w:hAnsiTheme="minorHAnsi"/>
          <w:sz w:val="22"/>
        </w:rPr>
        <w:t xml:space="preserve">steadier and </w:t>
      </w:r>
      <w:r w:rsidR="000D6AA2" w:rsidRPr="000D6AA2">
        <w:rPr>
          <w:rFonts w:asciiTheme="minorHAnsi" w:hAnsiTheme="minorHAnsi"/>
          <w:sz w:val="22"/>
        </w:rPr>
        <w:t>more modest improvements from the mid-1950s</w:t>
      </w:r>
      <w:r w:rsidR="0083254D">
        <w:rPr>
          <w:rFonts w:asciiTheme="minorHAnsi" w:hAnsiTheme="minorHAnsi"/>
          <w:sz w:val="22"/>
        </w:rPr>
        <w:t xml:space="preserve"> onwards (Figure 1</w:t>
      </w:r>
      <w:r>
        <w:rPr>
          <w:rFonts w:asciiTheme="minorHAnsi" w:hAnsiTheme="minorHAnsi"/>
          <w:sz w:val="22"/>
        </w:rPr>
        <w:t>)</w:t>
      </w:r>
      <w:r w:rsidR="000D6AA2" w:rsidRPr="000D6AA2">
        <w:rPr>
          <w:rFonts w:asciiTheme="minorHAnsi" w:hAnsiTheme="minorHAnsi"/>
          <w:sz w:val="22"/>
        </w:rPr>
        <w:t xml:space="preserve">. </w:t>
      </w:r>
      <w:r>
        <w:rPr>
          <w:rFonts w:asciiTheme="minorHAnsi" w:hAnsiTheme="minorHAnsi"/>
          <w:sz w:val="22"/>
        </w:rPr>
        <w:t>Between 2012 and 2016,</w:t>
      </w:r>
      <w:r w:rsidR="000D6AA2" w:rsidRPr="000D6AA2">
        <w:rPr>
          <w:rFonts w:asciiTheme="minorHAnsi" w:hAnsiTheme="minorHAnsi"/>
          <w:sz w:val="22"/>
        </w:rPr>
        <w:t xml:space="preserve"> only small mean annual</w:t>
      </w:r>
      <w:r>
        <w:rPr>
          <w:rFonts w:asciiTheme="minorHAnsi" w:hAnsiTheme="minorHAnsi"/>
          <w:sz w:val="22"/>
        </w:rPr>
        <w:t>ised</w:t>
      </w:r>
      <w:r w:rsidR="000D6AA2" w:rsidRPr="000D6AA2">
        <w:rPr>
          <w:rFonts w:asciiTheme="minorHAnsi" w:hAnsiTheme="minorHAnsi"/>
          <w:sz w:val="22"/>
        </w:rPr>
        <w:t xml:space="preserve"> life expectancy improvements were observed: 2.5 weeks for women and 4.5 weeks for men. In the post-</w:t>
      </w:r>
      <w:r>
        <w:rPr>
          <w:rFonts w:asciiTheme="minorHAnsi" w:hAnsiTheme="minorHAnsi"/>
          <w:sz w:val="22"/>
        </w:rPr>
        <w:t>1945</w:t>
      </w:r>
      <w:r w:rsidR="000D6AA2" w:rsidRPr="000D6AA2">
        <w:rPr>
          <w:rFonts w:asciiTheme="minorHAnsi" w:hAnsiTheme="minorHAnsi"/>
          <w:sz w:val="22"/>
        </w:rPr>
        <w:t xml:space="preserve"> period</w:t>
      </w:r>
      <w:r>
        <w:rPr>
          <w:rFonts w:asciiTheme="minorHAnsi" w:hAnsiTheme="minorHAnsi"/>
          <w:sz w:val="22"/>
        </w:rPr>
        <w:t>,</w:t>
      </w:r>
      <w:r w:rsidR="000D6AA2" w:rsidRPr="000D6AA2">
        <w:rPr>
          <w:rFonts w:asciiTheme="minorHAnsi" w:hAnsiTheme="minorHAnsi"/>
          <w:sz w:val="22"/>
        </w:rPr>
        <w:t xml:space="preserve"> this </w:t>
      </w:r>
      <w:r>
        <w:rPr>
          <w:rFonts w:asciiTheme="minorHAnsi" w:hAnsiTheme="minorHAnsi"/>
          <w:sz w:val="22"/>
        </w:rPr>
        <w:t xml:space="preserve">is </w:t>
      </w:r>
      <w:r w:rsidR="000D6AA2" w:rsidRPr="000D6AA2">
        <w:rPr>
          <w:rFonts w:asciiTheme="minorHAnsi" w:hAnsiTheme="minorHAnsi"/>
          <w:sz w:val="22"/>
        </w:rPr>
        <w:t xml:space="preserve">the </w:t>
      </w:r>
      <w:r w:rsidR="000D6AA2">
        <w:rPr>
          <w:rFonts w:asciiTheme="minorHAnsi" w:hAnsiTheme="minorHAnsi"/>
          <w:sz w:val="22"/>
        </w:rPr>
        <w:t>smalles</w:t>
      </w:r>
      <w:r>
        <w:rPr>
          <w:rFonts w:asciiTheme="minorHAnsi" w:hAnsiTheme="minorHAnsi"/>
          <w:sz w:val="22"/>
        </w:rPr>
        <w:t>t</w:t>
      </w:r>
      <w:r w:rsidR="000D6AA2" w:rsidRPr="000D6AA2">
        <w:rPr>
          <w:rFonts w:asciiTheme="minorHAnsi" w:hAnsiTheme="minorHAnsi"/>
          <w:sz w:val="22"/>
        </w:rPr>
        <w:t xml:space="preserve"> 5-year average annual increase seen for women, and </w:t>
      </w:r>
      <w:r>
        <w:rPr>
          <w:rFonts w:asciiTheme="minorHAnsi" w:hAnsiTheme="minorHAnsi"/>
          <w:sz w:val="22"/>
        </w:rPr>
        <w:t>there were only two</w:t>
      </w:r>
      <w:r w:rsidR="000D6AA2" w:rsidRPr="000D6AA2">
        <w:rPr>
          <w:rFonts w:asciiTheme="minorHAnsi" w:hAnsiTheme="minorHAnsi"/>
          <w:sz w:val="22"/>
        </w:rPr>
        <w:t xml:space="preserve"> period</w:t>
      </w:r>
      <w:r w:rsidR="000D6AA2">
        <w:rPr>
          <w:rFonts w:asciiTheme="minorHAnsi" w:hAnsiTheme="minorHAnsi"/>
          <w:sz w:val="22"/>
        </w:rPr>
        <w:t>s</w:t>
      </w:r>
      <w:r w:rsidR="000D6AA2" w:rsidRPr="000D6AA2">
        <w:rPr>
          <w:rFonts w:asciiTheme="minorHAnsi" w:hAnsiTheme="minorHAnsi"/>
          <w:sz w:val="22"/>
        </w:rPr>
        <w:t xml:space="preserve"> </w:t>
      </w:r>
      <w:r w:rsidR="000D6AA2">
        <w:rPr>
          <w:rFonts w:asciiTheme="minorHAnsi" w:hAnsiTheme="minorHAnsi"/>
          <w:sz w:val="22"/>
        </w:rPr>
        <w:t>with smaller gains</w:t>
      </w:r>
      <w:r w:rsidR="000D6AA2" w:rsidRPr="000D6AA2">
        <w:rPr>
          <w:rFonts w:asciiTheme="minorHAnsi" w:hAnsiTheme="minorHAnsi"/>
          <w:sz w:val="22"/>
        </w:rPr>
        <w:t xml:space="preserve"> for men (1957-61 and 1972-76). </w:t>
      </w:r>
      <w:r>
        <w:rPr>
          <w:rFonts w:asciiTheme="minorHAnsi" w:hAnsiTheme="minorHAnsi"/>
          <w:sz w:val="22"/>
        </w:rPr>
        <w:t xml:space="preserve">A sensitivity analysis (not shown) using rolling 5-year periods identifies similar </w:t>
      </w:r>
      <w:r w:rsidR="00D53106">
        <w:rPr>
          <w:rFonts w:asciiTheme="minorHAnsi" w:hAnsiTheme="minorHAnsi"/>
          <w:sz w:val="22"/>
        </w:rPr>
        <w:t xml:space="preserve">dates for the </w:t>
      </w:r>
      <w:r w:rsidR="000B77D5">
        <w:rPr>
          <w:rFonts w:asciiTheme="minorHAnsi" w:hAnsiTheme="minorHAnsi"/>
          <w:sz w:val="22"/>
        </w:rPr>
        <w:t xml:space="preserve">periods of slow life expectancy gain, </w:t>
      </w:r>
      <w:r>
        <w:rPr>
          <w:rFonts w:asciiTheme="minorHAnsi" w:hAnsiTheme="minorHAnsi"/>
          <w:sz w:val="22"/>
        </w:rPr>
        <w:t xml:space="preserve">and </w:t>
      </w:r>
      <w:r w:rsidR="00D53106">
        <w:rPr>
          <w:rFonts w:asciiTheme="minorHAnsi" w:hAnsiTheme="minorHAnsi"/>
          <w:sz w:val="22"/>
        </w:rPr>
        <w:t>these are</w:t>
      </w:r>
      <w:r>
        <w:rPr>
          <w:rFonts w:asciiTheme="minorHAnsi" w:hAnsiTheme="minorHAnsi"/>
          <w:sz w:val="22"/>
        </w:rPr>
        <w:t xml:space="preserve"> not dependent on the selection of the start and finish years. </w:t>
      </w:r>
      <w:r w:rsidR="00003FCE">
        <w:rPr>
          <w:rFonts w:asciiTheme="minorHAnsi" w:hAnsiTheme="minorHAnsi"/>
          <w:sz w:val="22"/>
        </w:rPr>
        <w:t xml:space="preserve"> </w:t>
      </w:r>
    </w:p>
    <w:p w14:paraId="6C98797D" w14:textId="77777777" w:rsidR="00233420" w:rsidRDefault="00233420" w:rsidP="00003FCE">
      <w:pPr>
        <w:pStyle w:val="BodyText1"/>
        <w:rPr>
          <w:rFonts w:asciiTheme="minorHAnsi" w:hAnsiTheme="minorHAnsi"/>
          <w:sz w:val="22"/>
        </w:rPr>
      </w:pPr>
    </w:p>
    <w:p w14:paraId="1FE0E660" w14:textId="447F8B21" w:rsidR="00233420" w:rsidRDefault="00233420" w:rsidP="00233420">
      <w:pPr>
        <w:pStyle w:val="BodyText1"/>
        <w:rPr>
          <w:rFonts w:asciiTheme="minorHAnsi" w:hAnsiTheme="minorHAnsi"/>
          <w:sz w:val="22"/>
        </w:rPr>
      </w:pPr>
      <w:r>
        <w:rPr>
          <w:rFonts w:asciiTheme="minorHAnsi" w:hAnsiTheme="minorHAnsi"/>
          <w:sz w:val="22"/>
        </w:rPr>
        <w:t xml:space="preserve">To identify the nations and time periods with the greatest change in life expectancy trends, the mean annual changes in life expectancy (in weeks) for the selected countries are shown in Figures 2 and 3 for females and males respectively. All countries for all time periods saw increases in life expectancy over the five year time periods with the exception of Belarus (1992-2001 for men and 1992-1996 for women) and the USA between 2012 and 2016 for men. </w:t>
      </w:r>
    </w:p>
    <w:p w14:paraId="11F2A567" w14:textId="77777777" w:rsidR="00233420" w:rsidRDefault="00233420" w:rsidP="00233420">
      <w:pPr>
        <w:pStyle w:val="BodyText1"/>
        <w:rPr>
          <w:rFonts w:asciiTheme="minorHAnsi" w:hAnsiTheme="minorHAnsi"/>
          <w:sz w:val="22"/>
        </w:rPr>
      </w:pPr>
    </w:p>
    <w:p w14:paraId="24C0208F" w14:textId="77777777" w:rsidR="00233420" w:rsidRDefault="00233420" w:rsidP="00233420">
      <w:pPr>
        <w:pStyle w:val="BodyText1"/>
        <w:rPr>
          <w:rFonts w:asciiTheme="minorHAnsi" w:hAnsiTheme="minorHAnsi"/>
          <w:sz w:val="22"/>
        </w:rPr>
      </w:pPr>
      <w:r>
        <w:rPr>
          <w:rFonts w:asciiTheme="minorHAnsi" w:hAnsiTheme="minorHAnsi"/>
          <w:sz w:val="22"/>
        </w:rPr>
        <w:t xml:space="preserve">For women, the smallest average increase in life expectancy between 2012 and 2016 was in England &amp; Wales (1.1 weeks/year), followed by the USA (1.9 weeks/year), Scotland (2.5 weeks/year), the Netherlands (2.7 weeks/year), France (3.4 weeks/year) and Sweden (4.4 weeks/year). The largest increases for 2012-2016 were in Belarus (23.4 weeks/year), Japan (13.3 weeks/year), Czech Republic (10.5 weeks/year), Denmark (10.0 weeks/year), Poland (10.0 weeks/year), Switzerland (5.7 weeks/year) and Austria (5.3 weeks/year). The increases between 1997 and 2001 were substantially higher than for the subsequent time period for all countries except for the Czech Republic, Japan and Belarus (Figure 2). The trends for Japan and Belarus are particularly different than for the other countries: Japan had a period of stagnating life expectancy earlier than all others in this analysis but subsequently increased in line with historical trends; Belarus has seen increasingly rapid improvements over time but starting from a declining starting point in the early 1990s. </w:t>
      </w:r>
    </w:p>
    <w:p w14:paraId="79ADD401" w14:textId="77777777" w:rsidR="00233420" w:rsidRDefault="00233420" w:rsidP="00233420">
      <w:pPr>
        <w:pStyle w:val="BodyText1"/>
        <w:rPr>
          <w:rFonts w:asciiTheme="minorHAnsi" w:hAnsiTheme="minorHAnsi"/>
          <w:sz w:val="22"/>
        </w:rPr>
      </w:pPr>
    </w:p>
    <w:p w14:paraId="1CAB2433" w14:textId="77777777" w:rsidR="00233420" w:rsidRDefault="00233420" w:rsidP="00233420">
      <w:pPr>
        <w:pStyle w:val="BodyText1"/>
        <w:rPr>
          <w:rFonts w:asciiTheme="minorHAnsi" w:hAnsiTheme="minorHAnsi"/>
          <w:sz w:val="22"/>
        </w:rPr>
      </w:pPr>
      <w:r>
        <w:rPr>
          <w:rFonts w:asciiTheme="minorHAnsi" w:hAnsiTheme="minorHAnsi"/>
          <w:sz w:val="22"/>
        </w:rPr>
        <w:t>Amongst men, the smallest increases in life expectancy between 2012 and 2016 was in the USA, England &amp; Wales, Scotland, the Netherlands, Sweden and France with increases of -0.4, 4.0, 4.5, 7.1, 8.0 and 9.4 weeks/year respectively. The largest increases were in Belarus, Japan, Czech Republic, Poland,</w:t>
      </w:r>
      <w:r w:rsidRPr="00CE2652">
        <w:t xml:space="preserve"> </w:t>
      </w:r>
      <w:r w:rsidRPr="00CE2652">
        <w:rPr>
          <w:rFonts w:asciiTheme="minorHAnsi" w:hAnsiTheme="minorHAnsi"/>
          <w:sz w:val="22"/>
        </w:rPr>
        <w:t xml:space="preserve">Denmark, </w:t>
      </w:r>
      <w:r>
        <w:rPr>
          <w:rFonts w:asciiTheme="minorHAnsi" w:hAnsiTheme="minorHAnsi"/>
          <w:sz w:val="22"/>
        </w:rPr>
        <w:t xml:space="preserve">Switzerland and Austria, with increases of 44.2, 16.1, 13.8, 13.7, 13.0, 12.9 and 11.1 weeks/year. Similar to the trends for women, the increases for the latest period were smaller for the latest period than for between 1997 and 2011 for all countries except Japan and Belarus (where again there was an earlier period of stagnation in Japan and where the improvements have accelerated over time for Belarus) (Figure 3). </w:t>
      </w:r>
    </w:p>
    <w:p w14:paraId="345859E0" w14:textId="5A63A854" w:rsidR="00B92E49" w:rsidRPr="00003FCE" w:rsidRDefault="00B92E49" w:rsidP="00003FCE">
      <w:pPr>
        <w:pStyle w:val="BodyText1"/>
        <w:rPr>
          <w:rFonts w:asciiTheme="minorHAnsi" w:hAnsiTheme="minorHAnsi"/>
          <w:sz w:val="22"/>
        </w:rPr>
        <w:sectPr w:rsidR="00B92E49" w:rsidRPr="00003FCE" w:rsidSect="008808AC">
          <w:headerReference w:type="default" r:id="rId15"/>
          <w:footerReference w:type="default" r:id="rId16"/>
          <w:endnotePr>
            <w:numFmt w:val="decimal"/>
          </w:endnotePr>
          <w:pgSz w:w="11906" w:h="16838"/>
          <w:pgMar w:top="1440" w:right="1800" w:bottom="1440" w:left="1800" w:header="708" w:footer="708" w:gutter="0"/>
          <w:cols w:space="708"/>
          <w:docGrid w:linePitch="360"/>
        </w:sectPr>
      </w:pPr>
    </w:p>
    <w:p w14:paraId="6B87916E" w14:textId="7E56FA5F" w:rsidR="000D6AA2" w:rsidRPr="00615136" w:rsidRDefault="00233420" w:rsidP="00615136">
      <w:pPr>
        <w:spacing w:after="0" w:line="240" w:lineRule="auto"/>
        <w:rPr>
          <w:rFonts w:asciiTheme="minorHAnsi" w:eastAsiaTheme="minorHAnsi" w:hAnsiTheme="minorHAnsi" w:cs="Arial"/>
          <w:b/>
          <w:sz w:val="22"/>
          <w:szCs w:val="24"/>
          <w:lang w:eastAsia="en-GB"/>
        </w:rPr>
      </w:pPr>
      <w:r>
        <w:rPr>
          <w:rFonts w:asciiTheme="minorHAnsi" w:hAnsiTheme="minorHAnsi"/>
          <w:b/>
          <w:sz w:val="22"/>
        </w:rPr>
        <w:t>Figure 1</w:t>
      </w:r>
      <w:r w:rsidR="00615136" w:rsidRPr="00615136">
        <w:rPr>
          <w:rFonts w:asciiTheme="minorHAnsi" w:hAnsiTheme="minorHAnsi"/>
          <w:b/>
          <w:sz w:val="22"/>
        </w:rPr>
        <w:t xml:space="preserve"> – Mean annual change in period life expectancy at birth (weeks) for 5 year periods,</w:t>
      </w:r>
      <w:r w:rsidR="00615136">
        <w:rPr>
          <w:rFonts w:asciiTheme="minorHAnsi" w:hAnsiTheme="minorHAnsi"/>
          <w:b/>
          <w:sz w:val="22"/>
        </w:rPr>
        <w:t xml:space="preserve"> men and women, Scotland</w:t>
      </w:r>
      <w:r w:rsidR="000B77D5">
        <w:rPr>
          <w:rFonts w:asciiTheme="minorHAnsi" w:hAnsiTheme="minorHAnsi"/>
          <w:b/>
          <w:sz w:val="22"/>
        </w:rPr>
        <w:t xml:space="preserve"> (civilian population)</w:t>
      </w:r>
      <w:r w:rsidR="00615136">
        <w:rPr>
          <w:rFonts w:asciiTheme="minorHAnsi" w:hAnsiTheme="minorHAnsi"/>
          <w:b/>
          <w:sz w:val="22"/>
        </w:rPr>
        <w:t>,</w:t>
      </w:r>
      <w:r w:rsidR="00615136" w:rsidRPr="00615136">
        <w:rPr>
          <w:rFonts w:asciiTheme="minorHAnsi" w:hAnsiTheme="minorHAnsi"/>
          <w:b/>
          <w:sz w:val="22"/>
        </w:rPr>
        <w:t xml:space="preserve"> 1857-2016</w:t>
      </w:r>
    </w:p>
    <w:p w14:paraId="2A717005" w14:textId="04BF5DDD" w:rsidR="00615136" w:rsidRDefault="000D6AA2" w:rsidP="000D6AA2">
      <w:pPr>
        <w:pStyle w:val="BodyText1"/>
        <w:rPr>
          <w:rFonts w:asciiTheme="minorHAnsi" w:hAnsiTheme="minorHAnsi"/>
          <w:sz w:val="22"/>
        </w:rPr>
        <w:sectPr w:rsidR="00615136" w:rsidSect="00615136">
          <w:endnotePr>
            <w:numFmt w:val="decimal"/>
          </w:endnotePr>
          <w:pgSz w:w="16838" w:h="11906" w:orient="landscape"/>
          <w:pgMar w:top="1800" w:right="1440" w:bottom="1800" w:left="1440" w:header="708" w:footer="708" w:gutter="0"/>
          <w:cols w:space="708"/>
          <w:docGrid w:linePitch="360"/>
        </w:sectPr>
      </w:pPr>
      <w:r w:rsidRPr="000D6AA2">
        <w:rPr>
          <w:rFonts w:asciiTheme="minorHAnsi" w:hAnsiTheme="minorHAnsi"/>
          <w:noProof/>
          <w:sz w:val="22"/>
        </w:rPr>
        <w:drawing>
          <wp:inline distT="0" distB="0" distL="0" distR="0" wp14:anchorId="6062238A" wp14:editId="42B60370">
            <wp:extent cx="8782050" cy="46101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1EAF35C" w14:textId="77777777" w:rsidR="00003FCE" w:rsidRDefault="00003FCE" w:rsidP="000D6AA2">
      <w:pPr>
        <w:pStyle w:val="BodyText1"/>
        <w:rPr>
          <w:rFonts w:asciiTheme="minorHAnsi" w:hAnsiTheme="minorHAnsi"/>
          <w:sz w:val="22"/>
        </w:rPr>
      </w:pPr>
    </w:p>
    <w:p w14:paraId="6DFFE511" w14:textId="006B0ECC" w:rsidR="0088559B" w:rsidRDefault="00233420" w:rsidP="000D6AA2">
      <w:pPr>
        <w:pStyle w:val="BodyText1"/>
        <w:rPr>
          <w:rFonts w:asciiTheme="minorHAnsi" w:hAnsiTheme="minorHAnsi"/>
          <w:b/>
          <w:sz w:val="22"/>
        </w:rPr>
      </w:pPr>
      <w:r>
        <w:rPr>
          <w:rFonts w:asciiTheme="minorHAnsi" w:hAnsiTheme="minorHAnsi"/>
          <w:b/>
          <w:sz w:val="22"/>
        </w:rPr>
        <w:t>Figure 2</w:t>
      </w:r>
      <w:r w:rsidR="00003FCE" w:rsidRPr="00003FCE">
        <w:rPr>
          <w:rFonts w:asciiTheme="minorHAnsi" w:hAnsiTheme="minorHAnsi"/>
          <w:b/>
          <w:sz w:val="22"/>
        </w:rPr>
        <w:t xml:space="preserve"> - Mean annual change in </w:t>
      </w:r>
      <w:r w:rsidR="00003FCE">
        <w:rPr>
          <w:rFonts w:asciiTheme="minorHAnsi" w:hAnsiTheme="minorHAnsi"/>
          <w:b/>
          <w:sz w:val="22"/>
        </w:rPr>
        <w:t xml:space="preserve">female </w:t>
      </w:r>
      <w:r w:rsidR="00003FCE" w:rsidRPr="00003FCE">
        <w:rPr>
          <w:rFonts w:asciiTheme="minorHAnsi" w:hAnsiTheme="minorHAnsi"/>
          <w:b/>
          <w:sz w:val="22"/>
        </w:rPr>
        <w:t>l</w:t>
      </w:r>
      <w:r w:rsidR="00003FCE">
        <w:rPr>
          <w:rFonts w:asciiTheme="minorHAnsi" w:hAnsiTheme="minorHAnsi"/>
          <w:b/>
          <w:sz w:val="22"/>
        </w:rPr>
        <w:t>ife expectancy at birth (weeks) for five</w:t>
      </w:r>
      <w:r w:rsidR="00003FCE" w:rsidRPr="00003FCE">
        <w:rPr>
          <w:rFonts w:asciiTheme="minorHAnsi" w:hAnsiTheme="minorHAnsi"/>
          <w:b/>
          <w:sz w:val="22"/>
        </w:rPr>
        <w:t xml:space="preserve"> year periods 1991-2016</w:t>
      </w:r>
      <w:r w:rsidR="00A823B6">
        <w:rPr>
          <w:rFonts w:asciiTheme="minorHAnsi" w:hAnsiTheme="minorHAnsi"/>
          <w:b/>
          <w:sz w:val="22"/>
        </w:rPr>
        <w:t>, by country.</w:t>
      </w:r>
    </w:p>
    <w:p w14:paraId="21CBBA9B" w14:textId="77777777" w:rsidR="00CA7940" w:rsidRDefault="00CA7940" w:rsidP="000D6AA2">
      <w:pPr>
        <w:pStyle w:val="BodyText1"/>
        <w:rPr>
          <w:rFonts w:asciiTheme="minorHAnsi" w:hAnsiTheme="minorHAnsi"/>
          <w:sz w:val="22"/>
        </w:rPr>
      </w:pPr>
    </w:p>
    <w:p w14:paraId="78262755" w14:textId="7F3FCBD6" w:rsidR="000D6AA2" w:rsidRDefault="00A823B6" w:rsidP="000D6AA2">
      <w:pPr>
        <w:pStyle w:val="BodyText1"/>
        <w:rPr>
          <w:rFonts w:asciiTheme="minorHAnsi" w:hAnsiTheme="minorHAnsi"/>
          <w:sz w:val="22"/>
        </w:rPr>
      </w:pPr>
      <w:r>
        <w:rPr>
          <w:noProof/>
        </w:rPr>
        <w:drawing>
          <wp:inline distT="0" distB="0" distL="0" distR="0" wp14:anchorId="4D7BDEE1" wp14:editId="7CBBC53F">
            <wp:extent cx="8820150" cy="47434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F1B9575" w14:textId="36B0ED54" w:rsidR="00003FCE" w:rsidRPr="00003FCE" w:rsidRDefault="00A823B6" w:rsidP="00A823B6">
      <w:pPr>
        <w:spacing w:after="0" w:line="240" w:lineRule="auto"/>
        <w:rPr>
          <w:rFonts w:asciiTheme="minorHAnsi" w:hAnsiTheme="minorHAnsi"/>
          <w:b/>
          <w:sz w:val="22"/>
        </w:rPr>
      </w:pPr>
      <w:r>
        <w:rPr>
          <w:rFonts w:asciiTheme="minorHAnsi" w:hAnsiTheme="minorHAnsi"/>
          <w:b/>
          <w:sz w:val="22"/>
        </w:rPr>
        <w:br w:type="page"/>
      </w:r>
      <w:r w:rsidR="00233420">
        <w:rPr>
          <w:rFonts w:asciiTheme="minorHAnsi" w:hAnsiTheme="minorHAnsi"/>
          <w:b/>
          <w:sz w:val="22"/>
        </w:rPr>
        <w:t>Figure 3</w:t>
      </w:r>
      <w:r w:rsidR="00003FCE" w:rsidRPr="00003FCE">
        <w:rPr>
          <w:rFonts w:asciiTheme="minorHAnsi" w:hAnsiTheme="minorHAnsi"/>
          <w:b/>
          <w:sz w:val="22"/>
        </w:rPr>
        <w:t xml:space="preserve"> - Mean annual change in </w:t>
      </w:r>
      <w:r w:rsidR="00003FCE">
        <w:rPr>
          <w:rFonts w:asciiTheme="minorHAnsi" w:hAnsiTheme="minorHAnsi"/>
          <w:b/>
          <w:sz w:val="22"/>
        </w:rPr>
        <w:t xml:space="preserve">male </w:t>
      </w:r>
      <w:r w:rsidR="00003FCE" w:rsidRPr="00003FCE">
        <w:rPr>
          <w:rFonts w:asciiTheme="minorHAnsi" w:hAnsiTheme="minorHAnsi"/>
          <w:b/>
          <w:sz w:val="22"/>
        </w:rPr>
        <w:t xml:space="preserve">period life expectancy at birth (weeks), 5 year periods 1991-2016, </w:t>
      </w:r>
      <w:r>
        <w:rPr>
          <w:rFonts w:asciiTheme="minorHAnsi" w:hAnsiTheme="minorHAnsi"/>
          <w:b/>
          <w:sz w:val="22"/>
        </w:rPr>
        <w:t>by country.</w:t>
      </w:r>
    </w:p>
    <w:p w14:paraId="35984F00" w14:textId="77777777" w:rsidR="00003FCE" w:rsidRDefault="00003FCE" w:rsidP="000D6AA2">
      <w:pPr>
        <w:pStyle w:val="BodyText1"/>
        <w:rPr>
          <w:rFonts w:asciiTheme="minorHAnsi" w:hAnsiTheme="minorHAnsi"/>
          <w:sz w:val="22"/>
        </w:rPr>
      </w:pPr>
    </w:p>
    <w:p w14:paraId="5DBBD072" w14:textId="051FCA43" w:rsidR="000D6AA2" w:rsidRDefault="00A823B6" w:rsidP="000D6AA2">
      <w:pPr>
        <w:pStyle w:val="BodyText1"/>
        <w:rPr>
          <w:rFonts w:asciiTheme="minorHAnsi" w:hAnsiTheme="minorHAnsi"/>
          <w:sz w:val="22"/>
        </w:rPr>
      </w:pPr>
      <w:r>
        <w:rPr>
          <w:noProof/>
        </w:rPr>
        <w:drawing>
          <wp:inline distT="0" distB="0" distL="0" distR="0" wp14:anchorId="2F9F16FA" wp14:editId="36298E2D">
            <wp:extent cx="9000000" cy="48600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63AB400" w14:textId="77777777" w:rsidR="00003FCE" w:rsidRDefault="00003FCE" w:rsidP="00003FCE">
      <w:pPr>
        <w:spacing w:after="0" w:line="240" w:lineRule="auto"/>
        <w:rPr>
          <w:rFonts w:asciiTheme="minorHAnsi" w:hAnsiTheme="minorHAnsi"/>
          <w:sz w:val="22"/>
        </w:rPr>
        <w:sectPr w:rsidR="00003FCE" w:rsidSect="00003FCE">
          <w:endnotePr>
            <w:numFmt w:val="decimal"/>
          </w:endnotePr>
          <w:pgSz w:w="16838" w:h="11906" w:orient="landscape"/>
          <w:pgMar w:top="1800" w:right="1440" w:bottom="1800" w:left="1440" w:header="708" w:footer="708" w:gutter="0"/>
          <w:cols w:space="708"/>
          <w:docGrid w:linePitch="360"/>
        </w:sectPr>
      </w:pPr>
    </w:p>
    <w:p w14:paraId="3FFCE721" w14:textId="77777777" w:rsidR="00BA6AA1" w:rsidRDefault="00BA6AA1" w:rsidP="00BA6AA1">
      <w:pPr>
        <w:pStyle w:val="BodyText1"/>
        <w:rPr>
          <w:rFonts w:asciiTheme="minorHAnsi" w:hAnsiTheme="minorHAnsi"/>
          <w:b/>
          <w:sz w:val="22"/>
        </w:rPr>
      </w:pPr>
    </w:p>
    <w:p w14:paraId="6C61B2A2" w14:textId="16EDAADC" w:rsidR="00BA6AA1" w:rsidRPr="00AF2006" w:rsidRDefault="00BA6AA1" w:rsidP="00BA6AA1">
      <w:pPr>
        <w:pStyle w:val="BodyText1"/>
        <w:rPr>
          <w:rFonts w:asciiTheme="minorHAnsi" w:hAnsiTheme="minorHAnsi"/>
          <w:b/>
          <w:sz w:val="22"/>
        </w:rPr>
      </w:pPr>
      <w:r w:rsidRPr="00AF2006">
        <w:rPr>
          <w:rFonts w:asciiTheme="minorHAnsi" w:hAnsiTheme="minorHAnsi"/>
          <w:b/>
          <w:sz w:val="22"/>
        </w:rPr>
        <w:t>Segmented regression</w:t>
      </w:r>
    </w:p>
    <w:p w14:paraId="34B513C7" w14:textId="3D5251FF" w:rsidR="00520497" w:rsidRPr="00520497" w:rsidRDefault="00520497" w:rsidP="00520497">
      <w:pPr>
        <w:pStyle w:val="BodyText1"/>
        <w:rPr>
          <w:rFonts w:asciiTheme="minorHAnsi" w:hAnsiTheme="minorHAnsi"/>
          <w:sz w:val="22"/>
        </w:rPr>
      </w:pPr>
      <w:r>
        <w:rPr>
          <w:rFonts w:asciiTheme="minorHAnsi" w:hAnsiTheme="minorHAnsi"/>
          <w:sz w:val="22"/>
        </w:rPr>
        <w:t>Figure 4</w:t>
      </w:r>
      <w:r w:rsidRPr="00520497">
        <w:rPr>
          <w:rFonts w:asciiTheme="minorHAnsi" w:hAnsiTheme="minorHAnsi"/>
          <w:sz w:val="22"/>
        </w:rPr>
        <w:t xml:space="preserve"> shows the quarterly-rolling age standardised mortality rates</w:t>
      </w:r>
      <w:r>
        <w:rPr>
          <w:rFonts w:asciiTheme="minorHAnsi" w:hAnsiTheme="minorHAnsi"/>
          <w:sz w:val="22"/>
        </w:rPr>
        <w:t xml:space="preserve"> (ASMRs)</w:t>
      </w:r>
      <w:r w:rsidRPr="00520497">
        <w:rPr>
          <w:rFonts w:asciiTheme="minorHAnsi" w:hAnsiTheme="minorHAnsi"/>
          <w:sz w:val="22"/>
        </w:rPr>
        <w:t>, by sex for all ages and those under 75 years; those for men and women aged 75+</w:t>
      </w:r>
      <w:r>
        <w:rPr>
          <w:rFonts w:asciiTheme="minorHAnsi" w:hAnsiTheme="minorHAnsi"/>
          <w:sz w:val="22"/>
        </w:rPr>
        <w:t xml:space="preserve"> </w:t>
      </w:r>
      <w:r w:rsidRPr="00520497">
        <w:rPr>
          <w:rFonts w:asciiTheme="minorHAnsi" w:hAnsiTheme="minorHAnsi"/>
          <w:sz w:val="22"/>
        </w:rPr>
        <w:t xml:space="preserve">years are shown separately in </w:t>
      </w:r>
      <w:r w:rsidRPr="00A53A66">
        <w:rPr>
          <w:rFonts w:asciiTheme="minorHAnsi" w:hAnsiTheme="minorHAnsi"/>
          <w:sz w:val="22"/>
          <w:highlight w:val="yellow"/>
          <w:rPrChange w:id="30" w:author="Jon Minton" w:date="2018-11-26T17:35:00Z">
            <w:rPr>
              <w:rFonts w:asciiTheme="minorHAnsi" w:hAnsiTheme="minorHAnsi"/>
              <w:sz w:val="22"/>
            </w:rPr>
          </w:rPrChange>
        </w:rPr>
        <w:t>figure</w:t>
      </w:r>
      <w:r w:rsidRPr="00520497">
        <w:rPr>
          <w:rFonts w:asciiTheme="minorHAnsi" w:hAnsiTheme="minorHAnsi"/>
          <w:sz w:val="22"/>
        </w:rPr>
        <w:t>, as the rates are very much higher. Over the period</w:t>
      </w:r>
      <w:ins w:id="31" w:author="Jon Minton" w:date="2018-11-26T17:35:00Z">
        <w:r w:rsidR="00B15E40">
          <w:rPr>
            <w:rFonts w:asciiTheme="minorHAnsi" w:hAnsiTheme="minorHAnsi"/>
            <w:sz w:val="22"/>
          </w:rPr>
          <w:t>, the</w:t>
        </w:r>
      </w:ins>
      <w:r w:rsidRPr="00520497">
        <w:rPr>
          <w:rFonts w:asciiTheme="minorHAnsi" w:hAnsiTheme="minorHAnsi"/>
          <w:sz w:val="22"/>
        </w:rPr>
        <w:t xml:space="preserve"> AMSR (per 100,000 population) </w:t>
      </w:r>
      <w:del w:id="32" w:author="Jon Minton" w:date="2018-11-26T17:35:00Z">
        <w:r w:rsidRPr="00520497" w:rsidDel="00B15E40">
          <w:rPr>
            <w:rFonts w:asciiTheme="minorHAnsi" w:hAnsiTheme="minorHAnsi"/>
            <w:sz w:val="22"/>
          </w:rPr>
          <w:delText xml:space="preserve">has fallen </w:delText>
        </w:r>
      </w:del>
      <w:ins w:id="33" w:author="Jon Minton" w:date="2018-11-26T17:35:00Z">
        <w:r w:rsidR="00B15E40">
          <w:rPr>
            <w:rFonts w:asciiTheme="minorHAnsi" w:hAnsiTheme="minorHAnsi"/>
            <w:sz w:val="22"/>
          </w:rPr>
          <w:t xml:space="preserve">fell </w:t>
        </w:r>
      </w:ins>
      <w:r w:rsidRPr="00520497">
        <w:rPr>
          <w:rFonts w:asciiTheme="minorHAnsi" w:hAnsiTheme="minorHAnsi"/>
          <w:sz w:val="22"/>
        </w:rPr>
        <w:t>from 2</w:t>
      </w:r>
      <w:r>
        <w:rPr>
          <w:rFonts w:asciiTheme="minorHAnsi" w:hAnsiTheme="minorHAnsi"/>
          <w:sz w:val="22"/>
        </w:rPr>
        <w:t>,</w:t>
      </w:r>
      <w:r w:rsidRPr="00520497">
        <w:rPr>
          <w:rFonts w:asciiTheme="minorHAnsi" w:hAnsiTheme="minorHAnsi"/>
          <w:sz w:val="22"/>
        </w:rPr>
        <w:t>114 to 1</w:t>
      </w:r>
      <w:r>
        <w:rPr>
          <w:rFonts w:asciiTheme="minorHAnsi" w:hAnsiTheme="minorHAnsi"/>
          <w:sz w:val="22"/>
        </w:rPr>
        <w:t>,</w:t>
      </w:r>
      <w:r w:rsidRPr="00520497">
        <w:rPr>
          <w:rFonts w:asciiTheme="minorHAnsi" w:hAnsiTheme="minorHAnsi"/>
          <w:sz w:val="22"/>
        </w:rPr>
        <w:t>355 for men, and from 1</w:t>
      </w:r>
      <w:r>
        <w:rPr>
          <w:rFonts w:asciiTheme="minorHAnsi" w:hAnsiTheme="minorHAnsi"/>
          <w:sz w:val="22"/>
        </w:rPr>
        <w:t>,</w:t>
      </w:r>
      <w:r w:rsidRPr="00520497">
        <w:rPr>
          <w:rFonts w:asciiTheme="minorHAnsi" w:hAnsiTheme="minorHAnsi"/>
          <w:sz w:val="22"/>
        </w:rPr>
        <w:t>386 to 1</w:t>
      </w:r>
      <w:r>
        <w:rPr>
          <w:rFonts w:asciiTheme="minorHAnsi" w:hAnsiTheme="minorHAnsi"/>
          <w:sz w:val="22"/>
        </w:rPr>
        <w:t>,</w:t>
      </w:r>
      <w:r w:rsidRPr="00520497">
        <w:rPr>
          <w:rFonts w:asciiTheme="minorHAnsi" w:hAnsiTheme="minorHAnsi"/>
          <w:sz w:val="22"/>
        </w:rPr>
        <w:t>025 for women. Men have a higher mortality rate than women throughout the series, although this gap has narrowed over time. The rates for those aged 75</w:t>
      </w:r>
      <w:r>
        <w:rPr>
          <w:rFonts w:asciiTheme="minorHAnsi" w:hAnsiTheme="minorHAnsi"/>
          <w:sz w:val="22"/>
        </w:rPr>
        <w:t>+</w:t>
      </w:r>
      <w:r w:rsidRPr="00520497">
        <w:rPr>
          <w:rFonts w:asciiTheme="minorHAnsi" w:hAnsiTheme="minorHAnsi"/>
          <w:sz w:val="22"/>
        </w:rPr>
        <w:t xml:space="preserve"> years show much greater variability than those seen in the younger age group. The steadiest period of decline in mortality rates appears to be from 2003 to around 2011, with the periods before and after this showing variation between slow improvements, worsening of mortality rates, and faster improvements. </w:t>
      </w:r>
    </w:p>
    <w:p w14:paraId="21C497A1" w14:textId="77777777" w:rsidR="00520497" w:rsidRPr="00520497" w:rsidRDefault="00520497" w:rsidP="00520497">
      <w:pPr>
        <w:pStyle w:val="BodyText1"/>
        <w:rPr>
          <w:rFonts w:asciiTheme="minorHAnsi" w:hAnsiTheme="minorHAnsi"/>
          <w:sz w:val="22"/>
        </w:rPr>
      </w:pPr>
    </w:p>
    <w:p w14:paraId="34DF776E" w14:textId="70EB3761" w:rsidR="00520497" w:rsidRPr="00520497" w:rsidRDefault="00520497" w:rsidP="00520497">
      <w:pPr>
        <w:pStyle w:val="BodyText1"/>
        <w:rPr>
          <w:rFonts w:asciiTheme="minorHAnsi" w:hAnsiTheme="minorHAnsi"/>
          <w:sz w:val="22"/>
        </w:rPr>
      </w:pPr>
      <w:r w:rsidRPr="00520497">
        <w:rPr>
          <w:rFonts w:asciiTheme="minorHAnsi" w:hAnsiTheme="minorHAnsi"/>
          <w:sz w:val="22"/>
        </w:rPr>
        <w:t xml:space="preserve">The results of the Davies test and the one-break segmented results corresponded directly for all age groups except for females over 75 years </w:t>
      </w:r>
      <w:commentRangeStart w:id="34"/>
      <w:r w:rsidRPr="00520497">
        <w:rPr>
          <w:rFonts w:asciiTheme="minorHAnsi" w:hAnsiTheme="minorHAnsi"/>
          <w:sz w:val="22"/>
        </w:rPr>
        <w:t>(Davies test 2014.4, segmented one break 2016.776)</w:t>
      </w:r>
      <w:commentRangeEnd w:id="34"/>
      <w:r w:rsidR="00B15E40">
        <w:rPr>
          <w:rStyle w:val="CommentReference"/>
          <w:rFonts w:eastAsia="Calibri" w:cs="Times New Roman"/>
          <w:lang w:eastAsia="en-US"/>
        </w:rPr>
        <w:commentReference w:id="34"/>
      </w:r>
      <w:r w:rsidRPr="00520497">
        <w:rPr>
          <w:rFonts w:asciiTheme="minorHAnsi" w:hAnsiTheme="minorHAnsi"/>
          <w:sz w:val="22"/>
        </w:rPr>
        <w:t xml:space="preserve">. The results of the Davies tests were all statistically significant. </w:t>
      </w:r>
      <w:r>
        <w:rPr>
          <w:rFonts w:asciiTheme="minorHAnsi" w:hAnsiTheme="minorHAnsi"/>
          <w:sz w:val="22"/>
        </w:rPr>
        <w:t>Figure 5</w:t>
      </w:r>
      <w:r w:rsidRPr="00520497">
        <w:rPr>
          <w:rFonts w:asciiTheme="minorHAnsi" w:hAnsiTheme="minorHAnsi"/>
          <w:sz w:val="22"/>
        </w:rPr>
        <w:t xml:space="preserve"> provides a graphical summary of the breakpoints identified by the segmented regression model, by sex, age group and model employed. The bold text identifies the mid-point of the best fitting breakpoint year. The 95% confidence interval is indicated by the error bars, with the beginning and end of this period stated in the italic text below the line. </w:t>
      </w:r>
    </w:p>
    <w:p w14:paraId="6053DC1C" w14:textId="77777777" w:rsidR="00520497" w:rsidRDefault="00520497" w:rsidP="00520497">
      <w:pPr>
        <w:pStyle w:val="BodyText1"/>
        <w:rPr>
          <w:rFonts w:asciiTheme="minorHAnsi" w:hAnsiTheme="minorHAnsi"/>
          <w:sz w:val="22"/>
        </w:rPr>
      </w:pPr>
    </w:p>
    <w:p w14:paraId="0E88E936" w14:textId="6067D186" w:rsidR="00520497" w:rsidRPr="00520497" w:rsidRDefault="00520497" w:rsidP="00520497">
      <w:pPr>
        <w:pStyle w:val="BodyText1"/>
        <w:rPr>
          <w:rFonts w:asciiTheme="minorHAnsi" w:hAnsiTheme="minorHAnsi"/>
          <w:sz w:val="22"/>
        </w:rPr>
      </w:pPr>
      <w:r>
        <w:rPr>
          <w:rFonts w:asciiTheme="minorHAnsi" w:hAnsiTheme="minorHAnsi"/>
          <w:sz w:val="22"/>
        </w:rPr>
        <w:t>In the o</w:t>
      </w:r>
      <w:r w:rsidRPr="00520497">
        <w:rPr>
          <w:rFonts w:asciiTheme="minorHAnsi" w:hAnsiTheme="minorHAnsi"/>
          <w:sz w:val="22"/>
        </w:rPr>
        <w:t>ne-break model</w:t>
      </w:r>
      <w:r>
        <w:rPr>
          <w:rFonts w:asciiTheme="minorHAnsi" w:hAnsiTheme="minorHAnsi"/>
          <w:sz w:val="22"/>
        </w:rPr>
        <w:t>, f</w:t>
      </w:r>
      <w:r w:rsidRPr="00520497">
        <w:rPr>
          <w:rFonts w:asciiTheme="minorHAnsi" w:hAnsiTheme="minorHAnsi"/>
          <w:sz w:val="22"/>
        </w:rPr>
        <w:t>or all ages the breakpoint year identified for males is Jan-Dec 2013, and fo</w:t>
      </w:r>
      <w:r>
        <w:rPr>
          <w:rFonts w:asciiTheme="minorHAnsi" w:hAnsiTheme="minorHAnsi"/>
          <w:sz w:val="22"/>
        </w:rPr>
        <w:t xml:space="preserve">r females July 2013-June 2014. </w:t>
      </w:r>
      <w:r w:rsidRPr="00520497">
        <w:rPr>
          <w:rFonts w:asciiTheme="minorHAnsi" w:hAnsiTheme="minorHAnsi"/>
          <w:sz w:val="22"/>
        </w:rPr>
        <w:t xml:space="preserve">For </w:t>
      </w:r>
      <w:r>
        <w:rPr>
          <w:rFonts w:asciiTheme="minorHAnsi" w:hAnsiTheme="minorHAnsi"/>
          <w:sz w:val="22"/>
        </w:rPr>
        <w:t>those</w:t>
      </w:r>
      <w:r w:rsidRPr="00520497">
        <w:rPr>
          <w:rFonts w:asciiTheme="minorHAnsi" w:hAnsiTheme="minorHAnsi"/>
          <w:sz w:val="22"/>
        </w:rPr>
        <w:t xml:space="preserve"> </w:t>
      </w:r>
      <w:r>
        <w:rPr>
          <w:rFonts w:asciiTheme="minorHAnsi" w:hAnsiTheme="minorHAnsi"/>
          <w:sz w:val="22"/>
        </w:rPr>
        <w:t>&lt;</w:t>
      </w:r>
      <w:r w:rsidRPr="00520497">
        <w:rPr>
          <w:rFonts w:asciiTheme="minorHAnsi" w:hAnsiTheme="minorHAnsi"/>
          <w:sz w:val="22"/>
        </w:rPr>
        <w:t>75 years the breakpoint year is similar for males (Jul 2012- Jun2013), but earlier for females (Oct 2011-Sep 2012).</w:t>
      </w:r>
      <w:r>
        <w:rPr>
          <w:rFonts w:asciiTheme="minorHAnsi" w:hAnsiTheme="minorHAnsi"/>
          <w:sz w:val="22"/>
        </w:rPr>
        <w:t xml:space="preserve"> For those aged</w:t>
      </w:r>
      <w:r w:rsidRPr="00520497">
        <w:rPr>
          <w:rFonts w:asciiTheme="minorHAnsi" w:hAnsiTheme="minorHAnsi"/>
          <w:sz w:val="22"/>
        </w:rPr>
        <w:t xml:space="preserve"> 75+ years the breakpoint is later for both males (April 2013- March 2014) and females (Jan-Dec 2016).</w:t>
      </w:r>
      <w:r>
        <w:rPr>
          <w:rFonts w:asciiTheme="minorHAnsi" w:hAnsiTheme="minorHAnsi"/>
          <w:sz w:val="22"/>
        </w:rPr>
        <w:t xml:space="preserve"> </w:t>
      </w:r>
      <w:r w:rsidRPr="00520497">
        <w:rPr>
          <w:rFonts w:asciiTheme="minorHAnsi" w:hAnsiTheme="minorHAnsi"/>
          <w:sz w:val="22"/>
        </w:rPr>
        <w:t xml:space="preserve">The two-break models allow an additional breakpoint, and hence generally the breakpoint corresponding to that identified by the one-break model occurs slightly earlier. </w:t>
      </w:r>
    </w:p>
    <w:p w14:paraId="2FFC87D9" w14:textId="635DCD70" w:rsidR="007C4023" w:rsidRDefault="00520497" w:rsidP="00520497">
      <w:pPr>
        <w:pStyle w:val="BodyText1"/>
        <w:rPr>
          <w:rFonts w:asciiTheme="minorHAnsi" w:hAnsiTheme="minorHAnsi"/>
          <w:sz w:val="22"/>
        </w:rPr>
      </w:pPr>
      <w:r w:rsidRPr="00520497">
        <w:rPr>
          <w:rFonts w:asciiTheme="minorHAnsi" w:hAnsiTheme="minorHAnsi"/>
          <w:sz w:val="22"/>
        </w:rPr>
        <w:t xml:space="preserve">For all ages an earlier breakpoint is identified in the year Jan-Dec 1993 for both males and females. For male age groups the earlier breakpoint is similar to all ages: </w:t>
      </w:r>
      <w:r>
        <w:rPr>
          <w:rFonts w:asciiTheme="minorHAnsi" w:hAnsiTheme="minorHAnsi"/>
          <w:sz w:val="22"/>
        </w:rPr>
        <w:t>for &lt;</w:t>
      </w:r>
      <w:r w:rsidRPr="00520497">
        <w:rPr>
          <w:rFonts w:asciiTheme="minorHAnsi" w:hAnsiTheme="minorHAnsi"/>
          <w:sz w:val="22"/>
        </w:rPr>
        <w:t>75 years Apr 1993-Mar 2994,</w:t>
      </w:r>
      <w:r>
        <w:rPr>
          <w:rFonts w:asciiTheme="minorHAnsi" w:hAnsiTheme="minorHAnsi"/>
          <w:sz w:val="22"/>
        </w:rPr>
        <w:t xml:space="preserve"> and for</w:t>
      </w:r>
      <w:r w:rsidRPr="00520497">
        <w:rPr>
          <w:rFonts w:asciiTheme="minorHAnsi" w:hAnsiTheme="minorHAnsi"/>
          <w:sz w:val="22"/>
        </w:rPr>
        <w:t xml:space="preserve"> 75+ years</w:t>
      </w:r>
      <w:r>
        <w:rPr>
          <w:rFonts w:asciiTheme="minorHAnsi" w:hAnsiTheme="minorHAnsi"/>
          <w:sz w:val="22"/>
        </w:rPr>
        <w:t xml:space="preserve"> it was</w:t>
      </w:r>
      <w:r w:rsidRPr="00520497">
        <w:rPr>
          <w:rFonts w:asciiTheme="minorHAnsi" w:hAnsiTheme="minorHAnsi"/>
          <w:sz w:val="22"/>
        </w:rPr>
        <w:t xml:space="preserve"> Oct 1992-Sep 1993.</w:t>
      </w:r>
      <w:r>
        <w:rPr>
          <w:rFonts w:asciiTheme="minorHAnsi" w:hAnsiTheme="minorHAnsi"/>
          <w:sz w:val="22"/>
        </w:rPr>
        <w:t xml:space="preserve"> </w:t>
      </w:r>
      <w:r w:rsidRPr="00520497">
        <w:rPr>
          <w:rFonts w:asciiTheme="minorHAnsi" w:hAnsiTheme="minorHAnsi"/>
          <w:sz w:val="22"/>
        </w:rPr>
        <w:t xml:space="preserve">For female age groups and earlier breakpoint is </w:t>
      </w:r>
      <w:r>
        <w:rPr>
          <w:rFonts w:asciiTheme="minorHAnsi" w:hAnsiTheme="minorHAnsi"/>
          <w:sz w:val="22"/>
        </w:rPr>
        <w:t>identified in the early 2000s: &lt;</w:t>
      </w:r>
      <w:r w:rsidRPr="00520497">
        <w:rPr>
          <w:rFonts w:asciiTheme="minorHAnsi" w:hAnsiTheme="minorHAnsi"/>
          <w:sz w:val="22"/>
        </w:rPr>
        <w:t xml:space="preserve">75 years Jan-Dec 2005, </w:t>
      </w:r>
      <w:r>
        <w:rPr>
          <w:rFonts w:asciiTheme="minorHAnsi" w:hAnsiTheme="minorHAnsi"/>
          <w:sz w:val="22"/>
        </w:rPr>
        <w:t xml:space="preserve">and for those aged </w:t>
      </w:r>
      <w:r w:rsidRPr="00520497">
        <w:rPr>
          <w:rFonts w:asciiTheme="minorHAnsi" w:hAnsiTheme="minorHAnsi"/>
          <w:sz w:val="22"/>
        </w:rPr>
        <w:t>75+ years Jul 2003- Jun 2004.</w:t>
      </w:r>
    </w:p>
    <w:p w14:paraId="6389935C" w14:textId="77777777" w:rsidR="007C4023" w:rsidRDefault="007C4023" w:rsidP="00C01689">
      <w:pPr>
        <w:pStyle w:val="BodyText1"/>
        <w:rPr>
          <w:rFonts w:asciiTheme="minorHAnsi" w:hAnsiTheme="minorHAnsi"/>
          <w:sz w:val="22"/>
          <w:szCs w:val="22"/>
        </w:rPr>
      </w:pPr>
    </w:p>
    <w:p w14:paraId="7EB49E7E" w14:textId="77777777" w:rsidR="00C43706" w:rsidRDefault="00C43706" w:rsidP="00C43706">
      <w:pPr>
        <w:spacing w:after="0" w:line="240" w:lineRule="auto"/>
        <w:rPr>
          <w:rFonts w:asciiTheme="minorHAnsi" w:hAnsiTheme="minorHAnsi"/>
          <w:b/>
          <w:sz w:val="22"/>
        </w:rPr>
        <w:sectPr w:rsidR="00C43706" w:rsidSect="007C4023">
          <w:endnotePr>
            <w:numFmt w:val="decimal"/>
          </w:endnotePr>
          <w:pgSz w:w="11906" w:h="16838"/>
          <w:pgMar w:top="1440" w:right="1800" w:bottom="1440" w:left="1800" w:header="708" w:footer="708" w:gutter="0"/>
          <w:cols w:space="708"/>
          <w:docGrid w:linePitch="360"/>
        </w:sectPr>
      </w:pPr>
    </w:p>
    <w:p w14:paraId="1C8C8EFA" w14:textId="0DEA944B" w:rsidR="00C43706" w:rsidRPr="00C43706" w:rsidRDefault="00C43706" w:rsidP="00C43706">
      <w:pPr>
        <w:spacing w:after="0" w:line="240" w:lineRule="auto"/>
        <w:rPr>
          <w:rFonts w:asciiTheme="minorHAnsi" w:eastAsiaTheme="minorHAnsi" w:hAnsiTheme="minorHAnsi" w:cs="Arial"/>
          <w:b/>
          <w:sz w:val="22"/>
          <w:lang w:eastAsia="en-GB"/>
        </w:rPr>
      </w:pPr>
      <w:r>
        <w:rPr>
          <w:rFonts w:asciiTheme="minorHAnsi" w:hAnsiTheme="minorHAnsi"/>
          <w:b/>
          <w:sz w:val="22"/>
        </w:rPr>
        <w:t>Figure 4</w:t>
      </w:r>
      <w:r w:rsidRPr="00CE2652">
        <w:rPr>
          <w:rFonts w:asciiTheme="minorHAnsi" w:hAnsiTheme="minorHAnsi"/>
          <w:b/>
          <w:sz w:val="22"/>
        </w:rPr>
        <w:t xml:space="preserve"> – Age-standardised quarterly mortality rates (rolling over four data points) with segmented regression model</w:t>
      </w:r>
      <w:r>
        <w:rPr>
          <w:rFonts w:asciiTheme="minorHAnsi" w:hAnsiTheme="minorHAnsi"/>
          <w:b/>
          <w:sz w:val="22"/>
        </w:rPr>
        <w:t>s</w:t>
      </w:r>
      <w:r w:rsidRPr="00CE2652">
        <w:rPr>
          <w:rFonts w:asciiTheme="minorHAnsi" w:hAnsiTheme="minorHAnsi"/>
          <w:b/>
          <w:sz w:val="22"/>
        </w:rPr>
        <w:t xml:space="preserve"> fitted, Scotland, 1990-2017 </w:t>
      </w:r>
    </w:p>
    <w:p w14:paraId="5755C77D" w14:textId="77777777" w:rsidR="00C43706" w:rsidRDefault="00C43706" w:rsidP="00C43706">
      <w:pPr>
        <w:pStyle w:val="BodyText1"/>
        <w:jc w:val="center"/>
        <w:rPr>
          <w:rFonts w:asciiTheme="minorHAnsi" w:hAnsiTheme="minorHAnsi"/>
          <w:b/>
          <w:sz w:val="22"/>
          <w:szCs w:val="22"/>
        </w:rPr>
        <w:sectPr w:rsidR="00C43706" w:rsidSect="00C43706">
          <w:endnotePr>
            <w:numFmt w:val="decimal"/>
          </w:endnotePr>
          <w:pgSz w:w="16838" w:h="11906" w:orient="landscape"/>
          <w:pgMar w:top="1800" w:right="1440" w:bottom="1800" w:left="1440" w:header="708" w:footer="708" w:gutter="0"/>
          <w:cols w:space="708"/>
          <w:docGrid w:linePitch="360"/>
        </w:sectPr>
      </w:pPr>
      <w:r>
        <w:rPr>
          <w:rFonts w:asciiTheme="minorHAnsi" w:hAnsiTheme="minorHAnsi"/>
          <w:b/>
          <w:noProof/>
          <w:sz w:val="22"/>
          <w:szCs w:val="22"/>
        </w:rPr>
        <w:drawing>
          <wp:inline distT="0" distB="0" distL="0" distR="0" wp14:anchorId="10D2E8DE" wp14:editId="12F5C600">
            <wp:extent cx="7143750" cy="50743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54873" cy="5082274"/>
                    </a:xfrm>
                    <a:prstGeom prst="rect">
                      <a:avLst/>
                    </a:prstGeom>
                    <a:noFill/>
                  </pic:spPr>
                </pic:pic>
              </a:graphicData>
            </a:graphic>
          </wp:inline>
        </w:drawing>
      </w:r>
    </w:p>
    <w:p w14:paraId="16B6316A" w14:textId="1E0DBCBF" w:rsidR="007C4023" w:rsidRPr="00520497" w:rsidRDefault="00C43706" w:rsidP="00C01689">
      <w:pPr>
        <w:pStyle w:val="BodyText1"/>
        <w:rPr>
          <w:rFonts w:asciiTheme="minorHAnsi" w:hAnsiTheme="minorHAnsi"/>
          <w:b/>
          <w:sz w:val="22"/>
          <w:szCs w:val="22"/>
        </w:rPr>
      </w:pPr>
      <w:r>
        <w:rPr>
          <w:rFonts w:asciiTheme="minorHAnsi" w:hAnsiTheme="minorHAnsi"/>
          <w:b/>
          <w:sz w:val="22"/>
          <w:szCs w:val="22"/>
        </w:rPr>
        <w:t>F</w:t>
      </w:r>
      <w:r w:rsidR="007C4023" w:rsidRPr="007C4023">
        <w:rPr>
          <w:rFonts w:asciiTheme="minorHAnsi" w:hAnsiTheme="minorHAnsi"/>
          <w:b/>
          <w:sz w:val="22"/>
          <w:szCs w:val="22"/>
        </w:rPr>
        <w:t xml:space="preserve">igure </w:t>
      </w:r>
      <w:r w:rsidR="008218E9">
        <w:rPr>
          <w:rFonts w:asciiTheme="minorHAnsi" w:hAnsiTheme="minorHAnsi"/>
          <w:b/>
          <w:sz w:val="22"/>
          <w:szCs w:val="22"/>
        </w:rPr>
        <w:t>5</w:t>
      </w:r>
      <w:r w:rsidR="007C4023" w:rsidRPr="007C4023">
        <w:rPr>
          <w:rFonts w:asciiTheme="minorHAnsi" w:hAnsiTheme="minorHAnsi"/>
          <w:b/>
          <w:sz w:val="22"/>
          <w:szCs w:val="22"/>
        </w:rPr>
        <w:t xml:space="preserve"> – One and two breakpoint estimates for age-standardised mortality rate trends (1990-2018) for males and females in Scotland (dots provide point estimates and lines the 95% confidence intervals) </w:t>
      </w:r>
    </w:p>
    <w:p w14:paraId="23C54163" w14:textId="24AE0131" w:rsidR="00520497" w:rsidRDefault="00C43706" w:rsidP="008218E9">
      <w:pPr>
        <w:pStyle w:val="BodyText1"/>
        <w:jc w:val="center"/>
        <w:rPr>
          <w:rFonts w:asciiTheme="minorHAnsi" w:hAnsiTheme="minorHAnsi"/>
          <w:sz w:val="22"/>
          <w:szCs w:val="22"/>
        </w:rPr>
      </w:pPr>
      <w:r w:rsidRPr="00C43706">
        <w:rPr>
          <w:rFonts w:asciiTheme="minorHAnsi" w:hAnsiTheme="minorHAnsi"/>
          <w:noProof/>
          <w:sz w:val="22"/>
          <w:szCs w:val="22"/>
        </w:rPr>
        <w:drawing>
          <wp:inline distT="0" distB="0" distL="0" distR="0" wp14:anchorId="26ECBB1D" wp14:editId="20D235FF">
            <wp:extent cx="7753350" cy="4812665"/>
            <wp:effectExtent l="0" t="0" r="0" b="6985"/>
            <wp:docPr id="1" name="Picture 1" descr="\\hsvfls03\NRS Data\NRS data\Life expectancy\Segmented Regression\Figures\breakpoint_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vfls03\NRS Data\NRS data\Life expectancy\Segmented Regression\Figures\breakpoint_timelin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589" t="9494" r="6927"/>
                    <a:stretch/>
                  </pic:blipFill>
                  <pic:spPr bwMode="auto">
                    <a:xfrm>
                      <a:off x="0" y="0"/>
                      <a:ext cx="7754091" cy="4813125"/>
                    </a:xfrm>
                    <a:prstGeom prst="rect">
                      <a:avLst/>
                    </a:prstGeom>
                    <a:noFill/>
                    <a:ln>
                      <a:noFill/>
                    </a:ln>
                    <a:extLst>
                      <a:ext uri="{53640926-AAD7-44D8-BBD7-CCE9431645EC}">
                        <a14:shadowObscured xmlns:a14="http://schemas.microsoft.com/office/drawing/2010/main"/>
                      </a:ext>
                    </a:extLst>
                  </pic:spPr>
                </pic:pic>
              </a:graphicData>
            </a:graphic>
          </wp:inline>
        </w:drawing>
      </w:r>
    </w:p>
    <w:p w14:paraId="0D459673" w14:textId="77777777" w:rsidR="00C43706" w:rsidRDefault="00C43706" w:rsidP="008218E9">
      <w:pPr>
        <w:pStyle w:val="BodyText1"/>
        <w:jc w:val="center"/>
        <w:rPr>
          <w:rFonts w:asciiTheme="minorHAnsi" w:hAnsiTheme="minorHAnsi"/>
          <w:sz w:val="22"/>
          <w:szCs w:val="22"/>
        </w:rPr>
        <w:sectPr w:rsidR="00C43706" w:rsidSect="007C4023">
          <w:endnotePr>
            <w:numFmt w:val="decimal"/>
          </w:endnotePr>
          <w:pgSz w:w="16838" w:h="11906" w:orient="landscape"/>
          <w:pgMar w:top="1800" w:right="1440" w:bottom="1800" w:left="1440" w:header="708" w:footer="708" w:gutter="0"/>
          <w:cols w:space="708"/>
          <w:docGrid w:linePitch="360"/>
        </w:sectPr>
      </w:pPr>
    </w:p>
    <w:p w14:paraId="70D5CC6F" w14:textId="44734F4E" w:rsidR="00A7442F" w:rsidRDefault="00A7442F" w:rsidP="00C01689">
      <w:pPr>
        <w:pStyle w:val="BodyText1"/>
        <w:rPr>
          <w:rFonts w:asciiTheme="minorHAnsi" w:hAnsiTheme="minorHAnsi"/>
          <w:sz w:val="22"/>
          <w:szCs w:val="22"/>
        </w:rPr>
      </w:pPr>
    </w:p>
    <w:p w14:paraId="7203A13D" w14:textId="7F2ED356" w:rsidR="00C01689" w:rsidRPr="002C5000" w:rsidRDefault="00A7442F" w:rsidP="00C01689">
      <w:pPr>
        <w:pStyle w:val="BodyText1"/>
        <w:rPr>
          <w:rFonts w:asciiTheme="minorHAnsi" w:hAnsiTheme="minorHAnsi"/>
          <w:b/>
          <w:sz w:val="28"/>
          <w:szCs w:val="28"/>
        </w:rPr>
      </w:pPr>
      <w:r w:rsidRPr="002C5000">
        <w:rPr>
          <w:rFonts w:asciiTheme="minorHAnsi" w:hAnsiTheme="minorHAnsi"/>
          <w:b/>
          <w:sz w:val="28"/>
          <w:szCs w:val="28"/>
        </w:rPr>
        <w:t>Discussion</w:t>
      </w:r>
    </w:p>
    <w:p w14:paraId="427E37C8" w14:textId="77777777" w:rsidR="00092709" w:rsidRDefault="00092709" w:rsidP="00C01689">
      <w:pPr>
        <w:pStyle w:val="BodyText1"/>
        <w:rPr>
          <w:rFonts w:asciiTheme="minorHAnsi" w:hAnsiTheme="minorHAnsi"/>
          <w:b/>
          <w:sz w:val="22"/>
          <w:szCs w:val="22"/>
        </w:rPr>
      </w:pPr>
    </w:p>
    <w:p w14:paraId="1A9B3EA5" w14:textId="77777777"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Main results</w:t>
      </w:r>
    </w:p>
    <w:p w14:paraId="26F6D270" w14:textId="403529AA" w:rsidR="00B92E49" w:rsidRDefault="00B92E49" w:rsidP="00BA6AA1">
      <w:pPr>
        <w:pStyle w:val="BodyText1"/>
        <w:rPr>
          <w:rFonts w:asciiTheme="minorHAnsi" w:hAnsiTheme="minorHAnsi"/>
          <w:sz w:val="22"/>
        </w:rPr>
      </w:pPr>
      <w:r w:rsidRPr="00B92E49">
        <w:rPr>
          <w:rFonts w:asciiTheme="minorHAnsi" w:hAnsiTheme="minorHAnsi"/>
          <w:sz w:val="22"/>
        </w:rPr>
        <w:t>Life expectancy in Scotland has generally increased since 1855 for males and females, but have increased at different rates over time. The annualised rate of increase was greatest between 1892 and 1956, albeit with large declines in 1897-1901 and 1937-1941 for men, with smaller and steadier increases from 1957 onwards. Between 2012 and 2016 the increases were only 2.5 weeks/year for women and 4.5 weeks for men. Of 13 high income countries, only England &amp; Wales and the USA saw smaller increases than Scotland over this time period. The rate of increase was highly variable across countries, with several countries experiencing markedly lower increases than in previous time periods (notably the USA, England &amp; Wales, Scotland and the Netherlands) and several with similar (Poland, Denmark, Czech Republic) or even greater (Japan and Belarus) than in 1997-2011.</w:t>
      </w:r>
      <w:r>
        <w:rPr>
          <w:rFonts w:asciiTheme="minorHAnsi" w:hAnsiTheme="minorHAnsi"/>
          <w:sz w:val="22"/>
        </w:rPr>
        <w:t xml:space="preserve"> </w:t>
      </w:r>
      <w:r w:rsidR="008218E9" w:rsidRPr="008218E9">
        <w:rPr>
          <w:rFonts w:asciiTheme="minorHAnsi" w:hAnsiTheme="minorHAnsi"/>
          <w:sz w:val="22"/>
        </w:rPr>
        <w:t>For all ages, the two break model estimates that t</w:t>
      </w:r>
      <w:r w:rsidRPr="008218E9">
        <w:rPr>
          <w:rFonts w:asciiTheme="minorHAnsi" w:hAnsiTheme="minorHAnsi"/>
          <w:sz w:val="22"/>
        </w:rPr>
        <w:t>he recent mortality trends in Scotland changed from their previous tr</w:t>
      </w:r>
      <w:r w:rsidR="008218E9" w:rsidRPr="008218E9">
        <w:rPr>
          <w:rFonts w:asciiTheme="minorHAnsi" w:hAnsiTheme="minorHAnsi"/>
          <w:sz w:val="22"/>
        </w:rPr>
        <w:t xml:space="preserve">ends for men in the year to Q2 2012 and for women in the year to Q4 2013. For all the models the turning points were </w:t>
      </w:r>
      <w:r w:rsidRPr="008218E9">
        <w:rPr>
          <w:rFonts w:asciiTheme="minorHAnsi" w:hAnsiTheme="minorHAnsi"/>
          <w:sz w:val="22"/>
        </w:rPr>
        <w:t>consistently identified between 2011 and 2015.</w:t>
      </w:r>
      <w:r>
        <w:rPr>
          <w:rFonts w:asciiTheme="minorHAnsi" w:hAnsiTheme="minorHAnsi"/>
          <w:sz w:val="22"/>
        </w:rPr>
        <w:t xml:space="preserve"> </w:t>
      </w:r>
    </w:p>
    <w:p w14:paraId="27F5B2AA" w14:textId="77777777" w:rsidR="00E91886" w:rsidRDefault="00E91886" w:rsidP="00C01689">
      <w:pPr>
        <w:pStyle w:val="BodyText1"/>
        <w:rPr>
          <w:rFonts w:asciiTheme="minorHAnsi" w:hAnsiTheme="minorHAnsi"/>
          <w:sz w:val="22"/>
          <w:szCs w:val="22"/>
        </w:rPr>
      </w:pPr>
    </w:p>
    <w:p w14:paraId="4C69F50E" w14:textId="5EAE876C"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Strengths</w:t>
      </w:r>
      <w:r w:rsidR="00E728F7">
        <w:rPr>
          <w:rFonts w:asciiTheme="minorHAnsi" w:hAnsiTheme="minorHAnsi"/>
          <w:b/>
          <w:sz w:val="22"/>
          <w:szCs w:val="22"/>
        </w:rPr>
        <w:t xml:space="preserve"> and limitations </w:t>
      </w:r>
    </w:p>
    <w:p w14:paraId="4C451A4E" w14:textId="77777777" w:rsidR="00E728F7" w:rsidRDefault="00E728F7" w:rsidP="00C01689">
      <w:pPr>
        <w:pStyle w:val="BodyText1"/>
        <w:rPr>
          <w:rFonts w:asciiTheme="minorHAnsi" w:hAnsiTheme="minorHAnsi"/>
          <w:sz w:val="22"/>
          <w:szCs w:val="22"/>
        </w:rPr>
      </w:pPr>
      <w:r>
        <w:rPr>
          <w:rFonts w:asciiTheme="minorHAnsi" w:hAnsiTheme="minorHAnsi"/>
          <w:sz w:val="22"/>
          <w:szCs w:val="22"/>
        </w:rPr>
        <w:t xml:space="preserve">Using life expectancy and age-standardised mortality rates ensures that the analyses in this paper are not prone to confounding by changes in the age structure of the population. We also use all-cause mortality rates which avoids difficulties due to competing causes of death and coding uncertainties. All of the analyses use longer time series to avoid over-interpretation of year-to-year fluctuations. We have also performed sensitivity analyses on the periodisation of the international comparisons to identify the potential for the findings to be simply due to the selection of a particular start date for the analyses. </w:t>
      </w:r>
    </w:p>
    <w:p w14:paraId="674B7538" w14:textId="77777777" w:rsidR="00E728F7" w:rsidRDefault="00E728F7" w:rsidP="00C01689">
      <w:pPr>
        <w:pStyle w:val="BodyText1"/>
        <w:rPr>
          <w:rFonts w:asciiTheme="minorHAnsi" w:hAnsiTheme="minorHAnsi"/>
          <w:sz w:val="22"/>
          <w:szCs w:val="22"/>
        </w:rPr>
      </w:pPr>
    </w:p>
    <w:p w14:paraId="4009CAE1" w14:textId="54DCDC67" w:rsidR="00030E74" w:rsidRDefault="00E728F7" w:rsidP="00C01689">
      <w:pPr>
        <w:pStyle w:val="BodyText1"/>
        <w:rPr>
          <w:rFonts w:asciiTheme="minorHAnsi" w:hAnsiTheme="minorHAnsi"/>
          <w:sz w:val="22"/>
          <w:szCs w:val="22"/>
        </w:rPr>
      </w:pPr>
      <w:r>
        <w:rPr>
          <w:rFonts w:asciiTheme="minorHAnsi" w:hAnsiTheme="minorHAnsi"/>
          <w:sz w:val="22"/>
          <w:szCs w:val="22"/>
        </w:rPr>
        <w:t xml:space="preserve">The main limitation of this analysis is the range of countries included in the international comparison, which is due to the availability of data through the HMD at the time of analysis. We also only had access to within-year mortality data for Scotland which meant that the segmented regression analysis could only be done for this population.  </w:t>
      </w:r>
    </w:p>
    <w:p w14:paraId="11B05606" w14:textId="77777777" w:rsidR="00746ABA" w:rsidRDefault="00746ABA" w:rsidP="00C01689">
      <w:pPr>
        <w:pStyle w:val="BodyText1"/>
        <w:rPr>
          <w:rFonts w:asciiTheme="minorHAnsi" w:hAnsiTheme="minorHAnsi"/>
          <w:sz w:val="22"/>
          <w:szCs w:val="22"/>
        </w:rPr>
      </w:pPr>
    </w:p>
    <w:p w14:paraId="1C4E4779" w14:textId="0AAF1BDF" w:rsidR="00030E74" w:rsidRDefault="00030E74" w:rsidP="00C01689">
      <w:pPr>
        <w:pStyle w:val="BodyText1"/>
        <w:rPr>
          <w:rFonts w:asciiTheme="minorHAnsi" w:hAnsiTheme="minorHAnsi"/>
          <w:b/>
          <w:sz w:val="22"/>
          <w:szCs w:val="22"/>
        </w:rPr>
      </w:pPr>
      <w:r w:rsidRPr="002C5000">
        <w:rPr>
          <w:rFonts w:asciiTheme="minorHAnsi" w:hAnsiTheme="minorHAnsi"/>
          <w:b/>
          <w:sz w:val="22"/>
          <w:szCs w:val="22"/>
        </w:rPr>
        <w:t>How this fits</w:t>
      </w:r>
    </w:p>
    <w:p w14:paraId="398E6CEE" w14:textId="005FA639" w:rsidR="00E91886" w:rsidRPr="00746ABA" w:rsidRDefault="00746ABA" w:rsidP="00746ABA">
      <w:pPr>
        <w:pStyle w:val="BodyText1"/>
        <w:rPr>
          <w:rFonts w:asciiTheme="minorHAnsi" w:hAnsiTheme="minorHAnsi"/>
          <w:sz w:val="22"/>
        </w:rPr>
      </w:pPr>
      <w:r w:rsidRPr="00746ABA">
        <w:rPr>
          <w:rFonts w:asciiTheme="minorHAnsi" w:hAnsiTheme="minorHAnsi"/>
          <w:sz w:val="22"/>
          <w:szCs w:val="22"/>
        </w:rPr>
        <w:t>T</w:t>
      </w:r>
      <w:r>
        <w:rPr>
          <w:rFonts w:asciiTheme="minorHAnsi" w:hAnsiTheme="minorHAnsi"/>
          <w:sz w:val="22"/>
          <w:szCs w:val="22"/>
        </w:rPr>
        <w:t>he recent stalled improvement of life expectancy trends across many high income countries is now well recognised.</w:t>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_Ref530131701 \h  \* MERGEFORMAT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5</w:t>
      </w:r>
      <w:r w:rsidRPr="00746ABA">
        <w:rPr>
          <w:rFonts w:asciiTheme="minorHAnsi" w:hAnsiTheme="minorHAnsi"/>
          <w:sz w:val="22"/>
          <w:szCs w:val="22"/>
          <w:highlight w:val="red"/>
          <w:vertAlign w:val="superscript"/>
        </w:rPr>
        <w:fldChar w:fldCharType="end"/>
      </w:r>
      <w:r>
        <w:rPr>
          <w:rFonts w:asciiTheme="minorHAnsi" w:hAnsiTheme="minorHAnsi"/>
          <w:sz w:val="22"/>
          <w:szCs w:val="22"/>
          <w:highlight w:val="red"/>
          <w:vertAlign w:val="superscript"/>
        </w:rPr>
        <w:t>-</w:t>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_Ref530397664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6</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_Ref530397666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7</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_Ref530397751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8</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_Ref530397671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9</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_Ref530131787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10</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_Ref530397679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11</w:t>
      </w:r>
      <w:r w:rsidRPr="00746ABA">
        <w:rPr>
          <w:rFonts w:asciiTheme="minorHAnsi" w:hAnsiTheme="minorHAnsi"/>
          <w:vanish/>
          <w:sz w:val="22"/>
          <w:szCs w:val="22"/>
          <w:highlight w:val="red"/>
          <w:vertAlign w:val="superscript"/>
        </w:rPr>
        <w:fldChar w:fldCharType="end"/>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_Ref530397680 \h  \* MERGEFORMAT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fldChar w:fldCharType="separate"/>
      </w:r>
      <w:r w:rsidRPr="00746ABA">
        <w:rPr>
          <w:rFonts w:asciiTheme="minorHAnsi" w:hAnsiTheme="minorHAnsi"/>
          <w:sz w:val="22"/>
          <w:szCs w:val="22"/>
          <w:highlight w:val="red"/>
          <w:vertAlign w:val="superscript"/>
        </w:rPr>
        <w:t>12</w:t>
      </w:r>
      <w:r w:rsidRPr="00746ABA">
        <w:rPr>
          <w:rFonts w:asciiTheme="minorHAnsi" w:hAnsiTheme="minorHAnsi"/>
          <w:sz w:val="22"/>
          <w:szCs w:val="22"/>
          <w:highlight w:val="red"/>
          <w:vertAlign w:val="superscript"/>
        </w:rPr>
        <w:fldChar w:fldCharType="end"/>
      </w:r>
      <w:r>
        <w:rPr>
          <w:rFonts w:asciiTheme="minorHAnsi" w:hAnsiTheme="minorHAnsi"/>
          <w:sz w:val="22"/>
          <w:szCs w:val="22"/>
          <w:vertAlign w:val="superscript"/>
        </w:rPr>
        <w:t xml:space="preserve"> </w:t>
      </w:r>
      <w:r>
        <w:rPr>
          <w:rFonts w:asciiTheme="minorHAnsi" w:hAnsiTheme="minorHAnsi"/>
          <w:sz w:val="22"/>
          <w:szCs w:val="22"/>
        </w:rPr>
        <w:t>The turning point in the mortality trends occurred at a similar time in Scotland to those in England for the total population, but slightly later than in England when the data are age-stratified.</w:t>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_Ref530397666 \h  \* MERGEFORMAT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7</w:t>
      </w:r>
      <w:r w:rsidRPr="00746ABA">
        <w:rPr>
          <w:rFonts w:asciiTheme="minorHAnsi" w:hAnsiTheme="minorHAnsi"/>
          <w:sz w:val="22"/>
          <w:szCs w:val="22"/>
          <w:highlight w:val="red"/>
          <w:vertAlign w:val="superscript"/>
        </w:rPr>
        <w:fldChar w:fldCharType="end"/>
      </w:r>
      <w:r>
        <w:rPr>
          <w:rFonts w:asciiTheme="minorHAnsi" w:hAnsiTheme="minorHAnsi"/>
          <w:sz w:val="22"/>
          <w:szCs w:val="22"/>
          <w:vertAlign w:val="superscript"/>
        </w:rPr>
        <w:t xml:space="preserve"> </w:t>
      </w:r>
      <w:r>
        <w:rPr>
          <w:rFonts w:asciiTheme="minorHAnsi" w:hAnsiTheme="minorHAnsi"/>
          <w:sz w:val="22"/>
          <w:szCs w:val="22"/>
        </w:rPr>
        <w:t xml:space="preserve">Various hypotheses have been proposed to explain these trends, but in particular influenza and austerity. </w:t>
      </w:r>
    </w:p>
    <w:p w14:paraId="2C8087A4" w14:textId="77777777" w:rsidR="00E91886" w:rsidRPr="002C5000" w:rsidRDefault="00E91886" w:rsidP="00C01689">
      <w:pPr>
        <w:pStyle w:val="BodyText1"/>
        <w:rPr>
          <w:rFonts w:asciiTheme="minorHAnsi" w:hAnsiTheme="minorHAnsi"/>
          <w:b/>
          <w:sz w:val="22"/>
          <w:szCs w:val="22"/>
        </w:rPr>
      </w:pPr>
    </w:p>
    <w:p w14:paraId="02A89DA1" w14:textId="51F896D1" w:rsidR="00030E74" w:rsidRDefault="00030E74" w:rsidP="00030E74">
      <w:pPr>
        <w:pStyle w:val="BodyText1"/>
        <w:rPr>
          <w:rFonts w:asciiTheme="minorHAnsi" w:hAnsiTheme="minorHAnsi"/>
          <w:sz w:val="22"/>
          <w:szCs w:val="22"/>
        </w:rPr>
      </w:pPr>
      <w:r>
        <w:rPr>
          <w:rFonts w:asciiTheme="minorHAnsi" w:hAnsiTheme="minorHAnsi"/>
          <w:sz w:val="22"/>
          <w:szCs w:val="22"/>
        </w:rPr>
        <w:t>Some of the influenza surveillance systems detected large increases in crude mortality during the first half of 2015, and in the first few months of 2017 and 2018.</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_Ref530397688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10</w:t>
      </w:r>
      <w:r w:rsidR="00746ABA" w:rsidRPr="00746ABA">
        <w:rPr>
          <w:rFonts w:asciiTheme="minorHAnsi" w:hAnsiTheme="minorHAnsi"/>
          <w:sz w:val="22"/>
          <w:szCs w:val="22"/>
          <w:highlight w:val="red"/>
          <w:vertAlign w:val="superscript"/>
        </w:rPr>
        <w:fldChar w:fldCharType="end"/>
      </w:r>
      <w:r w:rsidR="00746ABA">
        <w:rPr>
          <w:rStyle w:val="EndnoteReference"/>
          <w:rFonts w:asciiTheme="minorHAnsi" w:hAnsiTheme="minorHAnsi"/>
          <w:sz w:val="22"/>
          <w:szCs w:val="22"/>
        </w:rPr>
        <w:t xml:space="preserve"> </w:t>
      </w:r>
      <w:bookmarkStart w:id="35" w:name="_Ref530398560"/>
      <w:r w:rsidR="00746ABA">
        <w:rPr>
          <w:rStyle w:val="EndnoteReference"/>
          <w:rFonts w:asciiTheme="minorHAnsi" w:hAnsiTheme="minorHAnsi"/>
          <w:sz w:val="22"/>
          <w:szCs w:val="22"/>
        </w:rPr>
        <w:endnoteReference w:id="19"/>
      </w:r>
      <w:bookmarkEnd w:id="35"/>
      <w:r w:rsidR="00746ABA">
        <w:rPr>
          <w:rFonts w:asciiTheme="minorHAnsi" w:hAnsiTheme="minorHAnsi"/>
          <w:sz w:val="22"/>
          <w:szCs w:val="22"/>
          <w:vertAlign w:val="superscript"/>
        </w:rPr>
        <w:t xml:space="preserve"> </w:t>
      </w:r>
      <w:r>
        <w:rPr>
          <w:rFonts w:asciiTheme="minorHAnsi" w:hAnsiTheme="minorHAnsi"/>
          <w:sz w:val="22"/>
          <w:szCs w:val="22"/>
        </w:rPr>
        <w:t>Cause-specific mortality rates for influenza and respiratory conditions were also responsible for part of the increases in mortality rates during this time period. The surveillance data for</w:t>
      </w:r>
      <w:r w:rsidRPr="0098337E">
        <w:rPr>
          <w:rFonts w:asciiTheme="minorHAnsi" w:hAnsiTheme="minorHAnsi"/>
          <w:sz w:val="22"/>
          <w:szCs w:val="22"/>
        </w:rPr>
        <w:t xml:space="preserve"> influenza-like illness (ILI) </w:t>
      </w:r>
      <w:r>
        <w:rPr>
          <w:rFonts w:asciiTheme="minorHAnsi" w:hAnsiTheme="minorHAnsi"/>
          <w:sz w:val="22"/>
          <w:szCs w:val="22"/>
        </w:rPr>
        <w:t xml:space="preserve">collected </w:t>
      </w:r>
      <w:r w:rsidRPr="0098337E">
        <w:rPr>
          <w:rFonts w:asciiTheme="minorHAnsi" w:hAnsiTheme="minorHAnsi"/>
          <w:sz w:val="22"/>
          <w:szCs w:val="22"/>
        </w:rPr>
        <w:t xml:space="preserve">through healthcare systems and laboratory testing </w:t>
      </w:r>
      <w:r>
        <w:rPr>
          <w:rFonts w:asciiTheme="minorHAnsi" w:hAnsiTheme="minorHAnsi"/>
          <w:sz w:val="22"/>
          <w:szCs w:val="22"/>
        </w:rPr>
        <w:t>did not consistently indicate particularl</w:t>
      </w:r>
      <w:r w:rsidR="00746ABA">
        <w:rPr>
          <w:rFonts w:asciiTheme="minorHAnsi" w:hAnsiTheme="minorHAnsi"/>
          <w:sz w:val="22"/>
          <w:szCs w:val="22"/>
        </w:rPr>
        <w:t>y substantial influenza seasons</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_Ref530397688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10</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highlight w:val="red"/>
          <w:vertAlign w:val="superscript"/>
        </w:rPr>
        <w:t xml:space="preserve"> </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_Ref530398560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19</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vertAlign w:val="superscript"/>
        </w:rPr>
        <w:t xml:space="preserve"> </w:t>
      </w:r>
      <w:r>
        <w:rPr>
          <w:rFonts w:asciiTheme="minorHAnsi" w:hAnsiTheme="minorHAnsi"/>
          <w:sz w:val="22"/>
          <w:szCs w:val="22"/>
        </w:rPr>
        <w:t xml:space="preserve">and the extended period over which mortality rates remained high make influenza less likely to be an important explanation across all countries and time periods. </w:t>
      </w:r>
    </w:p>
    <w:p w14:paraId="19B3E103" w14:textId="77777777" w:rsidR="00030E74" w:rsidRDefault="00030E74" w:rsidP="00030E74">
      <w:pPr>
        <w:pStyle w:val="BodyText1"/>
        <w:rPr>
          <w:rFonts w:asciiTheme="minorHAnsi" w:hAnsiTheme="minorHAnsi"/>
          <w:sz w:val="22"/>
          <w:szCs w:val="22"/>
        </w:rPr>
      </w:pPr>
    </w:p>
    <w:p w14:paraId="24CBFA6C" w14:textId="71A45927" w:rsidR="00030E74" w:rsidRDefault="00030E74" w:rsidP="00030E74">
      <w:pPr>
        <w:pStyle w:val="BodyText1"/>
        <w:rPr>
          <w:rFonts w:asciiTheme="minorHAnsi" w:hAnsiTheme="minorHAnsi"/>
          <w:sz w:val="22"/>
          <w:szCs w:val="22"/>
        </w:rPr>
      </w:pPr>
      <w:r>
        <w:rPr>
          <w:rFonts w:asciiTheme="minorHAnsi" w:hAnsiTheme="minorHAnsi"/>
          <w:sz w:val="22"/>
          <w:szCs w:val="22"/>
        </w:rPr>
        <w:t xml:space="preserve">It is possible that influenza and political economy </w:t>
      </w:r>
      <w:r w:rsidR="007C4023">
        <w:rPr>
          <w:rFonts w:asciiTheme="minorHAnsi" w:hAnsiTheme="minorHAnsi"/>
          <w:sz w:val="22"/>
          <w:szCs w:val="22"/>
        </w:rPr>
        <w:t xml:space="preserve">explanations </w:t>
      </w:r>
      <w:r>
        <w:rPr>
          <w:rFonts w:asciiTheme="minorHAnsi" w:hAnsiTheme="minorHAnsi"/>
          <w:sz w:val="22"/>
          <w:szCs w:val="22"/>
        </w:rPr>
        <w:t>are both causal, perhaps with influenza as a biological mechanism linking such exposures to mortality. An important exposure is the financial crisis which spread across the world in 2008 which led to a marked economic recession in many countries. Given that unemployment and income are important determinants of health,</w:t>
      </w:r>
      <w:r w:rsidR="00746ABA">
        <w:rPr>
          <w:rStyle w:val="EndnoteReference"/>
          <w:rFonts w:asciiTheme="minorHAnsi" w:hAnsiTheme="minorHAnsi"/>
          <w:sz w:val="22"/>
          <w:szCs w:val="22"/>
        </w:rPr>
        <w:endnoteReference w:id="20"/>
      </w:r>
      <w:r>
        <w:rPr>
          <w:rFonts w:asciiTheme="minorHAnsi" w:hAnsiTheme="minorHAnsi"/>
          <w:sz w:val="22"/>
          <w:szCs w:val="22"/>
        </w:rPr>
        <w:t xml:space="preserve"> the potential for the crisis to adversely impact on mortality was highlighted early.</w:t>
      </w:r>
      <w:r w:rsidR="00746ABA">
        <w:rPr>
          <w:rStyle w:val="EndnoteReference"/>
          <w:rFonts w:asciiTheme="minorHAnsi" w:hAnsiTheme="minorHAnsi"/>
          <w:sz w:val="22"/>
          <w:szCs w:val="22"/>
        </w:rPr>
        <w:endnoteReference w:id="21"/>
      </w:r>
      <w:r>
        <w:rPr>
          <w:rFonts w:asciiTheme="minorHAnsi" w:hAnsiTheme="minorHAnsi"/>
          <w:sz w:val="22"/>
          <w:szCs w:val="22"/>
        </w:rPr>
        <w:t xml:space="preserve"> However, the evidence around the impact of economic recession on health and mortality of populations, rather than individuals, is complex and contested.</w:t>
      </w:r>
      <w:r w:rsidR="00746ABA">
        <w:rPr>
          <w:rStyle w:val="EndnoteReference"/>
          <w:rFonts w:asciiTheme="minorHAnsi" w:hAnsiTheme="minorHAnsi"/>
          <w:sz w:val="22"/>
          <w:szCs w:val="22"/>
        </w:rPr>
        <w:endnoteReference w:id="22"/>
      </w:r>
      <w:r>
        <w:rPr>
          <w:rFonts w:asciiTheme="minorHAnsi" w:hAnsiTheme="minorHAnsi"/>
          <w:sz w:val="22"/>
          <w:szCs w:val="22"/>
        </w:rPr>
        <w:t xml:space="preserve"> </w:t>
      </w:r>
    </w:p>
    <w:p w14:paraId="4052D2E8" w14:textId="77777777" w:rsidR="00030E74" w:rsidRDefault="00030E74" w:rsidP="00030E74">
      <w:pPr>
        <w:pStyle w:val="BodyText1"/>
        <w:rPr>
          <w:rFonts w:asciiTheme="minorHAnsi" w:hAnsiTheme="minorHAnsi"/>
          <w:sz w:val="22"/>
          <w:szCs w:val="22"/>
        </w:rPr>
      </w:pPr>
    </w:p>
    <w:p w14:paraId="4471E7AC" w14:textId="25C055F6" w:rsidR="00030E74" w:rsidRPr="007C4023" w:rsidRDefault="00030E74" w:rsidP="00030E74">
      <w:pPr>
        <w:pStyle w:val="BodyText1"/>
        <w:rPr>
          <w:rFonts w:asciiTheme="minorHAnsi" w:hAnsiTheme="minorHAnsi"/>
          <w:sz w:val="22"/>
          <w:szCs w:val="22"/>
          <w:vertAlign w:val="superscript"/>
        </w:rPr>
      </w:pPr>
      <w:r>
        <w:rPr>
          <w:rFonts w:asciiTheme="minorHAnsi" w:hAnsiTheme="minorHAnsi"/>
          <w:sz w:val="22"/>
          <w:szCs w:val="22"/>
        </w:rPr>
        <w:t>The response to the financial crises from 2008 across many countries was to implement a range of austerity policies whereby public spending was reduced in the pursuit of balanced budgets or even budgetary surpluses. Where money was created, as with the quantitative easing policies in the USA and UK, this was generally used to refinance the banks rather than to protect public services. As a result, a very wide range of public services experienced substantial reductions in their budgets and public sector wages and income transfers to lower income groups were frequently reduced in real terms. There is evidence that this impacted on a range of health outcomes, but not always consistently or negatively.</w:t>
      </w:r>
      <w:r w:rsidR="00746ABA">
        <w:rPr>
          <w:rStyle w:val="EndnoteReference"/>
          <w:rFonts w:asciiTheme="minorHAnsi" w:hAnsiTheme="minorHAnsi"/>
          <w:sz w:val="22"/>
          <w:szCs w:val="22"/>
        </w:rPr>
        <w:endnoteReference w:id="23"/>
      </w:r>
      <w:r w:rsidR="00E728F7">
        <w:rPr>
          <w:rFonts w:asciiTheme="minorHAnsi" w:hAnsiTheme="minorHAnsi"/>
          <w:sz w:val="22"/>
          <w:szCs w:val="22"/>
          <w:vertAlign w:val="superscript"/>
        </w:rPr>
        <w:t>-</w:t>
      </w:r>
      <w:r w:rsidR="007C4023" w:rsidRPr="00E728F7">
        <w:rPr>
          <w:rStyle w:val="EndnoteReference"/>
          <w:rFonts w:asciiTheme="minorHAnsi" w:hAnsiTheme="minorHAnsi"/>
          <w:vanish/>
          <w:sz w:val="22"/>
          <w:szCs w:val="22"/>
        </w:rPr>
        <w:endnoteReference w:id="24"/>
      </w:r>
      <w:r w:rsidR="007C4023" w:rsidRPr="00E728F7">
        <w:rPr>
          <w:rStyle w:val="EndnoteReference"/>
          <w:rFonts w:asciiTheme="minorHAnsi" w:hAnsiTheme="minorHAnsi"/>
          <w:vanish/>
          <w:sz w:val="22"/>
          <w:szCs w:val="22"/>
        </w:rPr>
        <w:endnoteReference w:id="25"/>
      </w:r>
      <w:r w:rsidR="007C4023" w:rsidRPr="00E728F7">
        <w:rPr>
          <w:rStyle w:val="EndnoteReference"/>
          <w:rFonts w:asciiTheme="minorHAnsi" w:hAnsiTheme="minorHAnsi"/>
          <w:vanish/>
          <w:sz w:val="22"/>
          <w:szCs w:val="22"/>
        </w:rPr>
        <w:endnoteReference w:id="26"/>
      </w:r>
      <w:r w:rsidR="007C4023">
        <w:rPr>
          <w:rStyle w:val="EndnoteReference"/>
          <w:rFonts w:asciiTheme="minorHAnsi" w:hAnsiTheme="minorHAnsi"/>
          <w:sz w:val="22"/>
          <w:szCs w:val="22"/>
        </w:rPr>
        <w:endnoteReference w:id="27"/>
      </w:r>
      <w:r w:rsidR="00E728F7">
        <w:rPr>
          <w:rFonts w:asciiTheme="minorHAnsi" w:hAnsiTheme="minorHAnsi"/>
          <w:sz w:val="22"/>
          <w:szCs w:val="22"/>
          <w:vertAlign w:val="superscript"/>
        </w:rPr>
        <w:t xml:space="preserve"> </w:t>
      </w:r>
    </w:p>
    <w:p w14:paraId="60D17FB5" w14:textId="77777777" w:rsidR="00030E74" w:rsidRDefault="00030E74" w:rsidP="00030E74">
      <w:pPr>
        <w:pStyle w:val="BodyText1"/>
        <w:rPr>
          <w:rFonts w:asciiTheme="minorHAnsi" w:hAnsiTheme="minorHAnsi"/>
          <w:sz w:val="22"/>
          <w:szCs w:val="22"/>
        </w:rPr>
      </w:pPr>
    </w:p>
    <w:p w14:paraId="601D34DE" w14:textId="2BBC0531" w:rsidR="00030E74" w:rsidRDefault="00030E74" w:rsidP="00030E74">
      <w:pPr>
        <w:pStyle w:val="BodyText1"/>
        <w:rPr>
          <w:rFonts w:asciiTheme="minorHAnsi" w:hAnsiTheme="minorHAnsi"/>
          <w:sz w:val="22"/>
          <w:szCs w:val="22"/>
        </w:rPr>
      </w:pPr>
      <w:r>
        <w:rPr>
          <w:rFonts w:asciiTheme="minorHAnsi" w:hAnsiTheme="minorHAnsi"/>
          <w:sz w:val="22"/>
          <w:szCs w:val="22"/>
        </w:rPr>
        <w:t>A particular aspect of austerity in the UK has been the very substantial reductions in budget available to local government. This impacts on a wide range of services, but a particular proposed mechanism has been through reduction in the budget available to provide social care services, something that is largely delivered to the elderly either living at home or in residential accommodation.</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_Ref530397680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9</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vertAlign w:val="superscript"/>
        </w:rPr>
        <w:t xml:space="preserve"> </w:t>
      </w:r>
      <w:r w:rsidR="00746ABA">
        <w:rPr>
          <w:rStyle w:val="EndnoteReference"/>
          <w:rFonts w:asciiTheme="minorHAnsi" w:hAnsiTheme="minorHAnsi"/>
          <w:sz w:val="22"/>
          <w:szCs w:val="22"/>
        </w:rPr>
        <w:endnoteReference w:id="28"/>
      </w:r>
      <w:r w:rsidR="00746ABA">
        <w:rPr>
          <w:rFonts w:asciiTheme="minorHAnsi" w:hAnsiTheme="minorHAnsi"/>
          <w:sz w:val="22"/>
          <w:szCs w:val="22"/>
          <w:vertAlign w:val="superscript"/>
        </w:rPr>
        <w:t xml:space="preserve"> </w:t>
      </w:r>
      <w:r w:rsidR="00746ABA">
        <w:rPr>
          <w:rStyle w:val="EndnoteReference"/>
          <w:rFonts w:asciiTheme="minorHAnsi" w:hAnsiTheme="minorHAnsi"/>
          <w:sz w:val="22"/>
          <w:szCs w:val="22"/>
        </w:rPr>
        <w:endnoteReference w:id="29"/>
      </w:r>
      <w:r w:rsidR="00746ABA">
        <w:rPr>
          <w:rFonts w:asciiTheme="minorHAnsi" w:hAnsiTheme="minorHAnsi"/>
          <w:sz w:val="22"/>
          <w:szCs w:val="22"/>
          <w:vertAlign w:val="superscript"/>
        </w:rPr>
        <w:t xml:space="preserve"> </w:t>
      </w:r>
      <w:r>
        <w:rPr>
          <w:rFonts w:asciiTheme="minorHAnsi" w:hAnsiTheme="minorHAnsi"/>
          <w:sz w:val="22"/>
          <w:szCs w:val="22"/>
        </w:rPr>
        <w:t>It has been suggested that this meant that fewer people could be adequately cared for outside of the NHS, leading to lower quality care and increased demand on hospital services. Areas with the largest reductions in spending in England had the greatest mortality increases.</w:t>
      </w:r>
      <w:bookmarkStart w:id="37" w:name="_Ref530400178"/>
      <w:r w:rsidR="00746ABA">
        <w:rPr>
          <w:rStyle w:val="EndnoteReference"/>
          <w:rFonts w:asciiTheme="minorHAnsi" w:hAnsiTheme="minorHAnsi"/>
          <w:sz w:val="22"/>
          <w:szCs w:val="22"/>
        </w:rPr>
        <w:endnoteReference w:id="30"/>
      </w:r>
      <w:bookmarkEnd w:id="37"/>
      <w:r>
        <w:rPr>
          <w:rFonts w:asciiTheme="minorHAnsi" w:hAnsiTheme="minorHAnsi"/>
          <w:sz w:val="22"/>
          <w:szCs w:val="22"/>
        </w:rPr>
        <w:t xml:space="preserve"> It has also been proposed that the increased segregation of society, associated with rising income inequality, has also contributed to social isolation and loneliness that has exacerbated the impact of service reductions.</w:t>
      </w:r>
      <w:r w:rsidR="00746ABA">
        <w:rPr>
          <w:rStyle w:val="EndnoteReference"/>
          <w:rFonts w:asciiTheme="minorHAnsi" w:hAnsiTheme="minorHAnsi"/>
          <w:sz w:val="22"/>
          <w:szCs w:val="22"/>
        </w:rPr>
        <w:endnoteReference w:id="31"/>
      </w:r>
      <w:r w:rsidR="00746ABA">
        <w:rPr>
          <w:rFonts w:asciiTheme="minorHAnsi" w:hAnsiTheme="minorHAnsi"/>
          <w:sz w:val="22"/>
          <w:szCs w:val="22"/>
        </w:rPr>
        <w:t xml:space="preserve"> </w:t>
      </w:r>
      <w:r>
        <w:rPr>
          <w:rFonts w:asciiTheme="minorHAnsi" w:hAnsiTheme="minorHAnsi"/>
          <w:sz w:val="22"/>
          <w:szCs w:val="22"/>
        </w:rPr>
        <w:t xml:space="preserve"> </w:t>
      </w:r>
    </w:p>
    <w:p w14:paraId="5B821AFD" w14:textId="77777777" w:rsidR="00030E74" w:rsidRDefault="00030E74" w:rsidP="00030E74">
      <w:pPr>
        <w:pStyle w:val="BodyText1"/>
        <w:rPr>
          <w:rFonts w:asciiTheme="minorHAnsi" w:hAnsiTheme="minorHAnsi"/>
          <w:sz w:val="22"/>
          <w:szCs w:val="22"/>
        </w:rPr>
      </w:pPr>
    </w:p>
    <w:p w14:paraId="29523CCB" w14:textId="3C2D1AA5" w:rsidR="00030E74" w:rsidRDefault="00030E74" w:rsidP="00030E74">
      <w:pPr>
        <w:pStyle w:val="BodyText1"/>
        <w:rPr>
          <w:rFonts w:asciiTheme="minorHAnsi" w:hAnsiTheme="minorHAnsi"/>
          <w:sz w:val="22"/>
          <w:szCs w:val="22"/>
        </w:rPr>
      </w:pPr>
      <w:r>
        <w:rPr>
          <w:rFonts w:asciiTheme="minorHAnsi" w:hAnsiTheme="minorHAnsi"/>
          <w:sz w:val="22"/>
          <w:szCs w:val="22"/>
        </w:rPr>
        <w:t>Another specific aspect of austerity in several countries has been changes to social security to reduce the real-terms value of benefits, reduce their coverage and eligibility, and to increase the range of conditions placed on their receipt. In the UK it was proposed that this would impact most on working-age adults, although child poverty has also seen marked rises and many of the proposed changes have yet to have fully worked through with large rises in income inequality and poverty projected for the future.</w:t>
      </w:r>
      <w:r w:rsidR="00746ABA">
        <w:rPr>
          <w:rStyle w:val="EndnoteReference"/>
          <w:rFonts w:asciiTheme="minorHAnsi" w:hAnsiTheme="minorHAnsi"/>
          <w:sz w:val="22"/>
          <w:szCs w:val="22"/>
        </w:rPr>
        <w:endnoteReference w:id="32"/>
      </w:r>
      <w:r>
        <w:rPr>
          <w:rFonts w:asciiTheme="minorHAnsi" w:hAnsiTheme="minorHAnsi"/>
          <w:sz w:val="22"/>
          <w:szCs w:val="22"/>
        </w:rPr>
        <w:t xml:space="preserve"> There is some ecological evidence that this has negatively impacted on some aspects of health in Scotland, including mortality rates for those aged 50-74 year</w:t>
      </w:r>
      <w:r w:rsidR="00746ABA">
        <w:rPr>
          <w:rFonts w:asciiTheme="minorHAnsi" w:hAnsiTheme="minorHAnsi"/>
          <w:sz w:val="22"/>
          <w:szCs w:val="22"/>
        </w:rPr>
        <w:t>s.</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_Ref530397680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9</w:t>
      </w:r>
      <w:r w:rsidR="00746ABA" w:rsidRPr="00746ABA">
        <w:rPr>
          <w:rFonts w:asciiTheme="minorHAnsi" w:hAnsiTheme="minorHAnsi"/>
          <w:sz w:val="22"/>
          <w:szCs w:val="22"/>
          <w:highlight w:val="red"/>
          <w:vertAlign w:val="superscript"/>
        </w:rPr>
        <w:fldChar w:fldCharType="end"/>
      </w:r>
    </w:p>
    <w:p w14:paraId="52F30C44" w14:textId="77777777" w:rsidR="00030E74" w:rsidRDefault="00030E74" w:rsidP="00030E74">
      <w:pPr>
        <w:pStyle w:val="BodyText1"/>
        <w:rPr>
          <w:rFonts w:asciiTheme="minorHAnsi" w:hAnsiTheme="minorHAnsi"/>
          <w:sz w:val="22"/>
          <w:szCs w:val="22"/>
        </w:rPr>
      </w:pPr>
    </w:p>
    <w:p w14:paraId="512A6258" w14:textId="332B5A12" w:rsidR="00030E74" w:rsidRDefault="00030E74" w:rsidP="00030E74">
      <w:pPr>
        <w:pStyle w:val="BodyText1"/>
        <w:rPr>
          <w:rFonts w:asciiTheme="minorHAnsi" w:hAnsiTheme="minorHAnsi"/>
          <w:sz w:val="22"/>
          <w:szCs w:val="22"/>
        </w:rPr>
      </w:pPr>
      <w:r>
        <w:rPr>
          <w:rFonts w:asciiTheme="minorHAnsi" w:hAnsiTheme="minorHAnsi"/>
          <w:sz w:val="22"/>
          <w:szCs w:val="22"/>
        </w:rPr>
        <w:t>Other hypotheses have also been proposed. During the rise in obesity in most high income countries, epidemiologists warned that this might result in increases in a range of conditions such as Type II diabetes, osteoarthritis and cancer, and through these mechanisms, mortality.</w:t>
      </w:r>
      <w:r w:rsidR="00746ABA">
        <w:rPr>
          <w:rStyle w:val="EndnoteReference"/>
          <w:rFonts w:asciiTheme="minorHAnsi" w:hAnsiTheme="minorHAnsi"/>
          <w:sz w:val="22"/>
          <w:szCs w:val="22"/>
        </w:rPr>
        <w:endnoteReference w:id="33"/>
      </w:r>
      <w:r>
        <w:rPr>
          <w:rFonts w:asciiTheme="minorHAnsi" w:hAnsiTheme="minorHAnsi"/>
          <w:sz w:val="22"/>
          <w:szCs w:val="22"/>
        </w:rPr>
        <w:t xml:space="preserve"> Another factor that may be relevant is the increases in the age at which people are entitled to pensions, perhaps by putting the population reaching the previous retirement age in the position of having to work longer than would otherwise have been the case. This could operate through various mechanisms: lower incomes; the impact on biology of working at an older age; or through the diversion from caring duties, family support or volunteering towards paid work. Pensioner poverty rates and the value of social security payments for pensions are also likely to be important.</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_Ref530400178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30</w:t>
      </w:r>
      <w:r w:rsidR="00746ABA" w:rsidRPr="00746ABA">
        <w:rPr>
          <w:rFonts w:asciiTheme="minorHAnsi" w:hAnsiTheme="minorHAnsi"/>
          <w:sz w:val="22"/>
          <w:szCs w:val="22"/>
          <w:highlight w:val="red"/>
          <w:vertAlign w:val="superscript"/>
        </w:rPr>
        <w:fldChar w:fldCharType="end"/>
      </w:r>
      <w:r w:rsidR="00746ABA">
        <w:rPr>
          <w:rStyle w:val="EndnoteReference"/>
          <w:rFonts w:asciiTheme="minorHAnsi" w:hAnsiTheme="minorHAnsi"/>
          <w:sz w:val="22"/>
          <w:szCs w:val="22"/>
        </w:rPr>
        <w:t xml:space="preserve"> </w:t>
      </w:r>
      <w:r w:rsidR="00746ABA">
        <w:rPr>
          <w:rStyle w:val="EndnoteReference"/>
          <w:rFonts w:asciiTheme="minorHAnsi" w:hAnsiTheme="minorHAnsi"/>
          <w:sz w:val="22"/>
          <w:szCs w:val="22"/>
        </w:rPr>
        <w:endnoteReference w:id="34"/>
      </w:r>
      <w:r w:rsidR="00746ABA">
        <w:rPr>
          <w:rFonts w:asciiTheme="minorHAnsi" w:hAnsiTheme="minorHAnsi"/>
          <w:sz w:val="22"/>
          <w:szCs w:val="22"/>
        </w:rPr>
        <w:t xml:space="preserve"> </w:t>
      </w:r>
    </w:p>
    <w:p w14:paraId="42744C87" w14:textId="77777777" w:rsidR="00030E74" w:rsidRDefault="00030E74" w:rsidP="00C01689">
      <w:pPr>
        <w:pStyle w:val="BodyText1"/>
        <w:rPr>
          <w:rFonts w:asciiTheme="minorHAnsi" w:hAnsiTheme="minorHAnsi"/>
          <w:sz w:val="22"/>
          <w:szCs w:val="22"/>
        </w:rPr>
      </w:pPr>
    </w:p>
    <w:p w14:paraId="7ACCFB93" w14:textId="2C7B2CD3"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Implications</w:t>
      </w:r>
    </w:p>
    <w:p w14:paraId="319C764C" w14:textId="0BFB4A86" w:rsidR="007C4023" w:rsidRPr="007C4023" w:rsidRDefault="007C4023" w:rsidP="00C01689">
      <w:pPr>
        <w:pStyle w:val="BodyText1"/>
        <w:rPr>
          <w:rFonts w:asciiTheme="minorHAnsi" w:hAnsiTheme="minorHAnsi"/>
          <w:sz w:val="22"/>
          <w:szCs w:val="22"/>
        </w:rPr>
      </w:pPr>
      <w:r w:rsidRPr="007C4023">
        <w:rPr>
          <w:rFonts w:asciiTheme="minorHAnsi" w:hAnsiTheme="minorHAnsi"/>
          <w:sz w:val="22"/>
          <w:szCs w:val="22"/>
        </w:rPr>
        <w:t xml:space="preserve">Further descriptive work on the contribution of different causes of death, age-specific components and inequalities in the trends in Scotland requires further analyses. </w:t>
      </w:r>
      <w:r>
        <w:rPr>
          <w:rFonts w:asciiTheme="minorHAnsi" w:hAnsiTheme="minorHAnsi"/>
          <w:sz w:val="22"/>
          <w:szCs w:val="22"/>
        </w:rPr>
        <w:t xml:space="preserve">Work to understand the theoretical interaction of different hypothesised causes of the recent trends, and to test these theories is urgently required. In the meantime, governments at all levels should seek to provide public services according to need and sufficient social protection for all of their populations as key determinants of health. Providing effective vaccination programmes against influenza and sufficient health and social care capacity to deal with surges in demand is also required. </w:t>
      </w:r>
    </w:p>
    <w:p w14:paraId="4DA7001C" w14:textId="5540B8F5" w:rsidR="00092709" w:rsidRDefault="00092709" w:rsidP="00C01689">
      <w:pPr>
        <w:pStyle w:val="BodyText1"/>
        <w:rPr>
          <w:rFonts w:asciiTheme="minorHAnsi" w:hAnsiTheme="minorHAnsi"/>
          <w:sz w:val="22"/>
          <w:szCs w:val="22"/>
        </w:rPr>
      </w:pPr>
      <w:r>
        <w:rPr>
          <w:rFonts w:asciiTheme="minorHAnsi" w:hAnsiTheme="minorHAnsi"/>
          <w:sz w:val="22"/>
          <w:szCs w:val="22"/>
        </w:rPr>
        <w:tab/>
      </w:r>
    </w:p>
    <w:p w14:paraId="104D95FB"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Conclusion</w:t>
      </w:r>
    </w:p>
    <w:p w14:paraId="2562C14D" w14:textId="77777777" w:rsidR="00746ABA" w:rsidRDefault="00746ABA" w:rsidP="00C01689">
      <w:pPr>
        <w:pStyle w:val="BodyText1"/>
        <w:rPr>
          <w:rFonts w:asciiTheme="minorHAnsi" w:hAnsiTheme="minorHAnsi"/>
          <w:sz w:val="22"/>
          <w:szCs w:val="22"/>
        </w:rPr>
      </w:pPr>
    </w:p>
    <w:p w14:paraId="31F080D0" w14:textId="372ABCCA" w:rsidR="00C01689" w:rsidRDefault="00E728F7" w:rsidP="008218E9">
      <w:pPr>
        <w:pStyle w:val="BodyText1"/>
        <w:rPr>
          <w:rFonts w:asciiTheme="minorHAnsi" w:hAnsiTheme="minorHAnsi"/>
          <w:sz w:val="22"/>
          <w:szCs w:val="22"/>
        </w:rPr>
      </w:pPr>
      <w:r w:rsidRPr="00E728F7">
        <w:rPr>
          <w:rFonts w:asciiTheme="minorHAnsi" w:hAnsiTheme="minorHAnsi"/>
          <w:sz w:val="22"/>
          <w:szCs w:val="22"/>
        </w:rPr>
        <w:t xml:space="preserve">Between 2012 and 2016 </w:t>
      </w:r>
      <w:r>
        <w:rPr>
          <w:rFonts w:asciiTheme="minorHAnsi" w:hAnsiTheme="minorHAnsi"/>
          <w:sz w:val="22"/>
          <w:szCs w:val="22"/>
        </w:rPr>
        <w:t xml:space="preserve">the rate of improvement in mortality markedly slowed across many high income countries, and particularly in England &amp; Wales, the USA, Scotland and the Netherlands. For this period in Scotland, </w:t>
      </w:r>
      <w:r w:rsidRPr="00E728F7">
        <w:rPr>
          <w:rFonts w:asciiTheme="minorHAnsi" w:hAnsiTheme="minorHAnsi"/>
          <w:sz w:val="22"/>
          <w:szCs w:val="22"/>
        </w:rPr>
        <w:t xml:space="preserve">the increases were only 2.5 weeks/year for women and 4.5 weeks for men. </w:t>
      </w:r>
      <w:r>
        <w:rPr>
          <w:rFonts w:asciiTheme="minorHAnsi" w:hAnsiTheme="minorHAnsi"/>
          <w:sz w:val="22"/>
          <w:szCs w:val="22"/>
        </w:rPr>
        <w:t xml:space="preserve">The change in mortality trend in Scotland </w:t>
      </w:r>
      <w:r w:rsidR="008218E9">
        <w:rPr>
          <w:rFonts w:asciiTheme="minorHAnsi" w:hAnsiTheme="minorHAnsi"/>
          <w:sz w:val="22"/>
          <w:szCs w:val="22"/>
        </w:rPr>
        <w:t xml:space="preserve">for all ages is best estimated for men </w:t>
      </w:r>
      <w:r w:rsidR="008218E9" w:rsidRPr="008218E9">
        <w:rPr>
          <w:rFonts w:asciiTheme="minorHAnsi" w:hAnsiTheme="minorHAnsi"/>
          <w:sz w:val="22"/>
          <w:szCs w:val="22"/>
        </w:rPr>
        <w:t>in the year to Q2 2012 and for women in the year to Q4 2013. For all the models the turning points were consistently identified between 2011 and 2015.</w:t>
      </w:r>
      <w:r>
        <w:rPr>
          <w:rFonts w:asciiTheme="minorHAnsi" w:hAnsiTheme="minorHAnsi"/>
          <w:sz w:val="22"/>
          <w:szCs w:val="22"/>
        </w:rPr>
        <w:t xml:space="preserve"> Further research is required to test the range of theories for the causes of these trends, but in the meantime governments should take action to ensure effective public services, incomes, health and social care services and influenza vaccination programmes are in place. </w:t>
      </w:r>
    </w:p>
    <w:p w14:paraId="2016EE04" w14:textId="77777777" w:rsidR="00DF336A" w:rsidRDefault="00DF336A" w:rsidP="00C01689">
      <w:pPr>
        <w:pStyle w:val="BodyText1"/>
        <w:rPr>
          <w:rFonts w:asciiTheme="minorHAnsi" w:hAnsiTheme="minorHAnsi"/>
          <w:sz w:val="22"/>
          <w:szCs w:val="22"/>
        </w:rPr>
      </w:pPr>
    </w:p>
    <w:p w14:paraId="728A6807"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Competing interests</w:t>
      </w:r>
    </w:p>
    <w:p w14:paraId="7A4D5E7E" w14:textId="77777777" w:rsidR="00030E74" w:rsidRDefault="00030E74" w:rsidP="00C01689">
      <w:pPr>
        <w:pStyle w:val="BodyText1"/>
        <w:rPr>
          <w:rFonts w:asciiTheme="minorHAnsi" w:hAnsiTheme="minorHAnsi"/>
          <w:sz w:val="22"/>
          <w:szCs w:val="22"/>
        </w:rPr>
      </w:pPr>
    </w:p>
    <w:p w14:paraId="42C5C4C9" w14:textId="7D45D01A" w:rsidR="00C01689" w:rsidRDefault="00030E74" w:rsidP="00C01689">
      <w:pPr>
        <w:pStyle w:val="BodyText1"/>
        <w:rPr>
          <w:rFonts w:asciiTheme="minorHAnsi" w:hAnsiTheme="minorHAnsi"/>
          <w:sz w:val="22"/>
          <w:szCs w:val="22"/>
        </w:rPr>
      </w:pPr>
      <w:r>
        <w:rPr>
          <w:rFonts w:asciiTheme="minorHAnsi" w:hAnsiTheme="minorHAnsi"/>
          <w:sz w:val="22"/>
          <w:szCs w:val="22"/>
        </w:rPr>
        <w:t xml:space="preserve">The authors declare that they have no competing interests. No funding was received for this work. </w:t>
      </w:r>
    </w:p>
    <w:p w14:paraId="68FC6A3D" w14:textId="77777777" w:rsidR="002C5000" w:rsidRDefault="002C5000" w:rsidP="00C01689">
      <w:pPr>
        <w:pStyle w:val="BodyText1"/>
        <w:rPr>
          <w:rFonts w:asciiTheme="minorHAnsi" w:hAnsiTheme="minorHAnsi"/>
          <w:sz w:val="22"/>
          <w:szCs w:val="22"/>
        </w:rPr>
      </w:pPr>
    </w:p>
    <w:p w14:paraId="4B3F2F54" w14:textId="77777777" w:rsidR="00B92E49" w:rsidRDefault="00B92E49" w:rsidP="00C01689">
      <w:pPr>
        <w:pStyle w:val="BodyText1"/>
        <w:rPr>
          <w:rFonts w:asciiTheme="minorHAnsi" w:hAnsiTheme="minorHAnsi"/>
          <w:b/>
          <w:sz w:val="28"/>
          <w:szCs w:val="28"/>
        </w:rPr>
      </w:pPr>
      <w:r>
        <w:rPr>
          <w:rFonts w:asciiTheme="minorHAnsi" w:hAnsiTheme="minorHAnsi"/>
          <w:b/>
          <w:sz w:val="28"/>
          <w:szCs w:val="28"/>
        </w:rPr>
        <w:t>Funding</w:t>
      </w:r>
    </w:p>
    <w:p w14:paraId="05A30799" w14:textId="77777777" w:rsidR="00B92E49" w:rsidRDefault="00B92E49" w:rsidP="00C01689">
      <w:pPr>
        <w:pStyle w:val="BodyText1"/>
        <w:rPr>
          <w:rFonts w:asciiTheme="minorHAnsi" w:hAnsiTheme="minorHAnsi"/>
          <w:sz w:val="22"/>
          <w:szCs w:val="22"/>
        </w:rPr>
      </w:pPr>
    </w:p>
    <w:p w14:paraId="58380826" w14:textId="46936522" w:rsidR="00B92E49" w:rsidRDefault="00B92E49" w:rsidP="00C01689">
      <w:pPr>
        <w:pStyle w:val="BodyText1"/>
        <w:rPr>
          <w:rFonts w:asciiTheme="minorHAnsi" w:hAnsiTheme="minorHAnsi"/>
          <w:sz w:val="22"/>
          <w:szCs w:val="22"/>
        </w:rPr>
      </w:pPr>
      <w:r>
        <w:rPr>
          <w:rFonts w:asciiTheme="minorHAnsi" w:hAnsiTheme="minorHAnsi"/>
          <w:sz w:val="22"/>
          <w:szCs w:val="22"/>
        </w:rPr>
        <w:t>No funding was received for this work. GM, LF and JM are salaried by the NHS</w:t>
      </w:r>
      <w:r w:rsidR="00CA7940">
        <w:rPr>
          <w:rFonts w:asciiTheme="minorHAnsi" w:hAnsiTheme="minorHAnsi"/>
          <w:sz w:val="22"/>
          <w:szCs w:val="22"/>
        </w:rPr>
        <w:t>,</w:t>
      </w:r>
      <w:r>
        <w:rPr>
          <w:rFonts w:asciiTheme="minorHAnsi" w:hAnsiTheme="minorHAnsi"/>
          <w:sz w:val="22"/>
          <w:szCs w:val="22"/>
        </w:rPr>
        <w:t xml:space="preserve"> and JR and MK are salaried by NRS. </w:t>
      </w:r>
    </w:p>
    <w:p w14:paraId="789D6EFF" w14:textId="77777777" w:rsidR="00B92E49" w:rsidRPr="00B92E49" w:rsidRDefault="00B92E49" w:rsidP="00C01689">
      <w:pPr>
        <w:pStyle w:val="BodyText1"/>
        <w:rPr>
          <w:rFonts w:asciiTheme="minorHAnsi" w:hAnsiTheme="minorHAnsi"/>
          <w:sz w:val="22"/>
          <w:szCs w:val="22"/>
        </w:rPr>
      </w:pPr>
    </w:p>
    <w:p w14:paraId="062A3EDF" w14:textId="520785C0"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Contributor statement</w:t>
      </w:r>
    </w:p>
    <w:p w14:paraId="1DBAB3ED" w14:textId="77777777" w:rsidR="00C01689" w:rsidRDefault="00C01689" w:rsidP="00C01689">
      <w:pPr>
        <w:pStyle w:val="BodyText1"/>
        <w:rPr>
          <w:rFonts w:asciiTheme="minorHAnsi" w:hAnsiTheme="minorHAnsi"/>
          <w:sz w:val="22"/>
          <w:szCs w:val="22"/>
        </w:rPr>
      </w:pPr>
    </w:p>
    <w:p w14:paraId="1E954671" w14:textId="21518C72" w:rsidR="00C01689" w:rsidRDefault="00C43706" w:rsidP="00C01689">
      <w:pPr>
        <w:pStyle w:val="BodyText1"/>
        <w:rPr>
          <w:rFonts w:asciiTheme="minorHAnsi" w:hAnsiTheme="minorHAnsi"/>
          <w:sz w:val="22"/>
          <w:szCs w:val="22"/>
        </w:rPr>
      </w:pPr>
      <w:r>
        <w:rPr>
          <w:rFonts w:asciiTheme="minorHAnsi" w:hAnsiTheme="minorHAnsi"/>
          <w:sz w:val="22"/>
          <w:szCs w:val="22"/>
        </w:rPr>
        <w:t xml:space="preserve">GM drafted the manuscript. LF and JM </w:t>
      </w:r>
      <w:r w:rsidR="00DF336A">
        <w:rPr>
          <w:rFonts w:asciiTheme="minorHAnsi" w:hAnsiTheme="minorHAnsi"/>
          <w:sz w:val="22"/>
          <w:szCs w:val="22"/>
        </w:rPr>
        <w:t xml:space="preserve">undertook the analyses. All authors made substantial contributions to editing the manuscript and approved the final draft. </w:t>
      </w:r>
    </w:p>
    <w:p w14:paraId="3B75ADFF" w14:textId="77777777" w:rsidR="00DF336A" w:rsidRDefault="00DF336A" w:rsidP="00C01689">
      <w:pPr>
        <w:pStyle w:val="BodyText1"/>
        <w:rPr>
          <w:rFonts w:asciiTheme="minorHAnsi" w:hAnsiTheme="minorHAnsi"/>
          <w:sz w:val="22"/>
          <w:szCs w:val="22"/>
        </w:rPr>
      </w:pPr>
    </w:p>
    <w:p w14:paraId="5BB279ED" w14:textId="77777777" w:rsidR="002C5000" w:rsidRDefault="002C5000" w:rsidP="00C01689">
      <w:pPr>
        <w:pStyle w:val="BodyText1"/>
        <w:rPr>
          <w:rFonts w:asciiTheme="minorHAnsi" w:hAnsiTheme="minorHAnsi"/>
          <w:sz w:val="22"/>
          <w:szCs w:val="22"/>
        </w:rPr>
      </w:pPr>
    </w:p>
    <w:p w14:paraId="51C3A3D0" w14:textId="5118B21C"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References</w:t>
      </w:r>
    </w:p>
    <w:sectPr w:rsidR="00C01689" w:rsidRPr="002C5000" w:rsidSect="008808AC">
      <w:endnotePr>
        <w:numFmt w:val="decimal"/>
      </w:endnotePr>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Jon Minton" w:date="2018-11-26T17:27:00Z" w:initials="JM">
    <w:p w14:paraId="78B73E00" w14:textId="70C6BDF6" w:rsidR="00A53A66" w:rsidRDefault="00A53A66">
      <w:pPr>
        <w:pStyle w:val="CommentText"/>
      </w:pPr>
      <w:r>
        <w:rPr>
          <w:rStyle w:val="CommentReference"/>
        </w:rPr>
        <w:annotationRef/>
      </w:r>
      <w:r>
        <w:t xml:space="preserve">0.18 </w:t>
      </w:r>
      <w:proofErr w:type="gramStart"/>
      <w:r>
        <w:t>and</w:t>
      </w:r>
      <w:proofErr w:type="gramEnd"/>
      <w:r>
        <w:t xml:space="preserve"> 0.21 years as in ref 5, converted to weeks (assuming 52/year) for comparison with analyses below.</w:t>
      </w:r>
    </w:p>
  </w:comment>
  <w:comment w:id="19" w:author="Jon Minton" w:date="2018-11-26T17:32:00Z" w:initials="JM">
    <w:p w14:paraId="3330FC1A" w14:textId="43099A9A" w:rsidR="00A53A66" w:rsidRDefault="00A53A66">
      <w:pPr>
        <w:pStyle w:val="CommentText"/>
      </w:pPr>
      <w:r>
        <w:rPr>
          <w:rStyle w:val="CommentReference"/>
        </w:rPr>
        <w:annotationRef/>
      </w:r>
      <w:r>
        <w:t>Ref to this? – might not be necessary as it follows that elderly mortality likely to be the main driver in most cases.</w:t>
      </w:r>
    </w:p>
  </w:comment>
  <w:comment w:id="24" w:author="Jon Minton" w:date="2018-11-26T17:29:00Z" w:initials="JM">
    <w:p w14:paraId="0B543B38" w14:textId="0227B506" w:rsidR="00A53A66" w:rsidRDefault="00A53A66">
      <w:pPr>
        <w:pStyle w:val="CommentText"/>
      </w:pPr>
      <w:r>
        <w:rPr>
          <w:rStyle w:val="CommentReference"/>
        </w:rPr>
        <w:annotationRef/>
      </w:r>
      <w:r>
        <w:t>I don’t fully understand this sentence.</w:t>
      </w:r>
    </w:p>
  </w:comment>
  <w:comment w:id="34" w:author="Jon Minton" w:date="2018-11-26T17:36:00Z" w:initials="JM">
    <w:p w14:paraId="1A207503" w14:textId="28EB6605" w:rsidR="00B15E40" w:rsidRDefault="00B15E40">
      <w:pPr>
        <w:pStyle w:val="CommentText"/>
      </w:pPr>
      <w:r>
        <w:rPr>
          <w:rStyle w:val="CommentReference"/>
        </w:rPr>
        <w:annotationRef/>
      </w:r>
      <w:r>
        <w:t>Use same number of decimal places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B73E00" w15:done="0"/>
  <w15:commentEx w15:paraId="3330FC1A" w15:done="0"/>
  <w15:commentEx w15:paraId="0B543B38" w15:done="0"/>
  <w15:commentEx w15:paraId="1A20750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8CF58" w14:textId="77777777" w:rsidR="00290D81" w:rsidRDefault="00290D81" w:rsidP="00C01689">
      <w:pPr>
        <w:spacing w:after="0" w:line="240" w:lineRule="auto"/>
      </w:pPr>
      <w:r>
        <w:separator/>
      </w:r>
    </w:p>
  </w:endnote>
  <w:endnote w:type="continuationSeparator" w:id="0">
    <w:p w14:paraId="1A91CD68" w14:textId="77777777" w:rsidR="00290D81" w:rsidRDefault="00290D81" w:rsidP="00C01689">
      <w:pPr>
        <w:spacing w:after="0" w:line="240" w:lineRule="auto"/>
      </w:pPr>
      <w:r>
        <w:continuationSeparator/>
      </w:r>
    </w:p>
  </w:endnote>
  <w:endnote w:id="1">
    <w:p w14:paraId="4C2E3859" w14:textId="69606ED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McCartney G, Walsh D, Whyte B, Collins C. Has Scotland always been the ‘sick man’ of Europe? European Journal of Public Health 2012; 22(6): 756–760.</w:t>
      </w:r>
    </w:p>
  </w:endnote>
  <w:endnote w:id="2">
    <w:p w14:paraId="485C8E87" w14:textId="6E4A85CF"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Dorling D. Visualizing Europe’s demographic scars with </w:t>
      </w:r>
      <w:proofErr w:type="spellStart"/>
      <w:r w:rsidRPr="00746ABA">
        <w:rPr>
          <w:rFonts w:asciiTheme="minorHAnsi" w:hAnsiTheme="minorHAnsi"/>
          <w:sz w:val="22"/>
          <w:szCs w:val="22"/>
        </w:rPr>
        <w:t>coplots</w:t>
      </w:r>
      <w:proofErr w:type="spellEnd"/>
      <w:r w:rsidRPr="00746ABA">
        <w:rPr>
          <w:rFonts w:asciiTheme="minorHAnsi" w:hAnsiTheme="minorHAnsi"/>
          <w:sz w:val="22"/>
          <w:szCs w:val="22"/>
        </w:rPr>
        <w:t xml:space="preserve"> and contour plots. International Journal of Epidemiology 2013; 42(4): 1164–1176, </w:t>
      </w:r>
      <w:hyperlink r:id="rId1" w:history="1">
        <w:r w:rsidRPr="00746ABA">
          <w:rPr>
            <w:rStyle w:val="Hyperlink"/>
            <w:rFonts w:asciiTheme="minorHAnsi" w:hAnsiTheme="minorHAnsi"/>
            <w:sz w:val="22"/>
            <w:szCs w:val="22"/>
          </w:rPr>
          <w:t>https://doi.org/10.1093/ije/dyt115</w:t>
        </w:r>
      </w:hyperlink>
      <w:r w:rsidRPr="00746ABA">
        <w:rPr>
          <w:rFonts w:asciiTheme="minorHAnsi" w:hAnsiTheme="minorHAnsi"/>
          <w:sz w:val="22"/>
          <w:szCs w:val="22"/>
        </w:rPr>
        <w:t xml:space="preserve">. </w:t>
      </w:r>
    </w:p>
  </w:endnote>
  <w:endnote w:id="3">
    <w:p w14:paraId="7080942D" w14:textId="77777777"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Leon, DA. Trends in European life expectancy: a salutary view. International Journal of Epidemiology 2011; 40(2): 271–277, </w:t>
      </w:r>
      <w:hyperlink r:id="rId2" w:history="1">
        <w:r w:rsidRPr="00746ABA">
          <w:rPr>
            <w:rStyle w:val="Hyperlink"/>
            <w:rFonts w:asciiTheme="minorHAnsi" w:hAnsiTheme="minorHAnsi"/>
            <w:sz w:val="22"/>
            <w:szCs w:val="22"/>
          </w:rPr>
          <w:t>https://doi.org/10.1093/ije/dyr061</w:t>
        </w:r>
      </w:hyperlink>
      <w:r w:rsidRPr="00746ABA">
        <w:rPr>
          <w:rFonts w:asciiTheme="minorHAnsi" w:hAnsiTheme="minorHAnsi"/>
          <w:sz w:val="22"/>
          <w:szCs w:val="22"/>
        </w:rPr>
        <w:t xml:space="preserve">. </w:t>
      </w:r>
    </w:p>
  </w:endnote>
  <w:endnote w:id="4">
    <w:p w14:paraId="57F081F8" w14:textId="7E5A5C14"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Shaw R, Green M,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w:t>
      </w:r>
      <w:proofErr w:type="spellStart"/>
      <w:r w:rsidRPr="00746ABA">
        <w:rPr>
          <w:rFonts w:asciiTheme="minorHAnsi" w:hAnsiTheme="minorHAnsi"/>
          <w:sz w:val="22"/>
          <w:szCs w:val="22"/>
        </w:rPr>
        <w:t>Popham</w:t>
      </w:r>
      <w:proofErr w:type="spellEnd"/>
      <w:r w:rsidRPr="00746ABA">
        <w:rPr>
          <w:rFonts w:asciiTheme="minorHAnsi" w:hAnsiTheme="minorHAnsi"/>
          <w:sz w:val="22"/>
          <w:szCs w:val="22"/>
        </w:rPr>
        <w:t xml:space="preserve"> F, McCartney G. Visualising and quantifying ‘excess deaths’ in Scotland compared with the rest of the UK and the rest of Western Europe. J Epidemiology and Community Health 2017; 71: 461-467,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10.1136/jech-2016-207379.</w:t>
      </w:r>
    </w:p>
  </w:endnote>
  <w:endnote w:id="5">
    <w:p w14:paraId="53467325" w14:textId="38E0EA96"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Ho</w:t>
      </w:r>
      <w:proofErr w:type="spellEnd"/>
      <w:r w:rsidRPr="00746ABA">
        <w:rPr>
          <w:rFonts w:asciiTheme="minorHAnsi" w:hAnsiTheme="minorHAnsi"/>
          <w:sz w:val="22"/>
          <w:szCs w:val="22"/>
        </w:rPr>
        <w:t xml:space="preserve"> JY, </w:t>
      </w:r>
      <w:proofErr w:type="spellStart"/>
      <w:r w:rsidRPr="00746ABA">
        <w:rPr>
          <w:rFonts w:asciiTheme="minorHAnsi" w:hAnsiTheme="minorHAnsi"/>
          <w:sz w:val="22"/>
          <w:szCs w:val="22"/>
        </w:rPr>
        <w:t>Hendi</w:t>
      </w:r>
      <w:proofErr w:type="spellEnd"/>
      <w:r w:rsidRPr="00746ABA">
        <w:rPr>
          <w:rFonts w:asciiTheme="minorHAnsi" w:hAnsiTheme="minorHAnsi"/>
          <w:sz w:val="22"/>
          <w:szCs w:val="22"/>
        </w:rPr>
        <w:t xml:space="preserve"> AS. Recent trends in life expectancy across high income countries: retrospective observational study. BMJ 2018; 362: k2562, </w:t>
      </w:r>
      <w:hyperlink r:id="rId3" w:history="1">
        <w:r w:rsidRPr="00746ABA">
          <w:rPr>
            <w:rStyle w:val="Hyperlink"/>
            <w:rFonts w:asciiTheme="minorHAnsi" w:hAnsiTheme="minorHAnsi"/>
            <w:sz w:val="22"/>
            <w:szCs w:val="22"/>
          </w:rPr>
          <w:t>http://dx.doi.org/10.1136/bmj.k2562</w:t>
        </w:r>
      </w:hyperlink>
      <w:r w:rsidRPr="00746ABA">
        <w:rPr>
          <w:rFonts w:asciiTheme="minorHAnsi" w:hAnsiTheme="minorHAnsi"/>
          <w:sz w:val="22"/>
          <w:szCs w:val="22"/>
        </w:rPr>
        <w:t xml:space="preserve">. </w:t>
      </w:r>
    </w:p>
  </w:endnote>
  <w:endnote w:id="6">
    <w:p w14:paraId="15E3AF03" w14:textId="5B043BD0"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Changing trends in mortality: an international comparison: 2000 to 2016. Analysis of period life expectancies and mortality in selected countries globally from 2000 to 2016. London, Office for National Statistics, 2018. </w:t>
      </w:r>
    </w:p>
  </w:endnote>
  <w:endnote w:id="7">
    <w:p w14:paraId="765F8DCF" w14:textId="4F9750D4"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Changing trends in mortality: a cross-UK comparison, 1981 to 2016. Analysis of age-specific and age-standardised mortality rates for the UK, England, Wales, Scotland and Northern Ireland from 1981 to 2016. London, Office for National Statistics, 2018.</w:t>
      </w:r>
    </w:p>
  </w:endnote>
  <w:endnote w:id="8">
    <w:p w14:paraId="5E2FB816" w14:textId="1101E781"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Woolf SH, Chapman DA, </w:t>
      </w:r>
      <w:proofErr w:type="spellStart"/>
      <w:r w:rsidRPr="00746ABA">
        <w:rPr>
          <w:rFonts w:asciiTheme="minorHAnsi" w:hAnsiTheme="minorHAnsi"/>
          <w:sz w:val="22"/>
          <w:szCs w:val="22"/>
        </w:rPr>
        <w:t>Buchanich</w:t>
      </w:r>
      <w:proofErr w:type="spellEnd"/>
      <w:r w:rsidRPr="00746ABA">
        <w:rPr>
          <w:rFonts w:asciiTheme="minorHAnsi" w:hAnsiTheme="minorHAnsi"/>
          <w:sz w:val="22"/>
          <w:szCs w:val="22"/>
        </w:rPr>
        <w:t xml:space="preserve"> JM, Bobby KJ, Zimmerman EB, Blackburn SM. Changes in midlife death rates across racial and ethnic groups in the United States: systematic analysis of vital statistics. BMJ 2018; 362: k3096, </w:t>
      </w:r>
      <w:hyperlink r:id="rId4" w:history="1">
        <w:r w:rsidRPr="00746ABA">
          <w:rPr>
            <w:rStyle w:val="Hyperlink"/>
            <w:rFonts w:asciiTheme="minorHAnsi" w:hAnsiTheme="minorHAnsi"/>
            <w:sz w:val="22"/>
            <w:szCs w:val="22"/>
          </w:rPr>
          <w:t>http://dx.doi.org/10.1136/bmj.k3096</w:t>
        </w:r>
      </w:hyperlink>
      <w:r w:rsidRPr="00746ABA">
        <w:rPr>
          <w:rFonts w:asciiTheme="minorHAnsi" w:hAnsiTheme="minorHAnsi"/>
          <w:sz w:val="22"/>
          <w:szCs w:val="22"/>
        </w:rPr>
        <w:t xml:space="preserve">. </w:t>
      </w:r>
    </w:p>
  </w:endnote>
  <w:endnote w:id="9">
    <w:p w14:paraId="17FCB526" w14:textId="33BD7C74"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Taulbut</w:t>
      </w:r>
      <w:proofErr w:type="spellEnd"/>
      <w:r w:rsidRPr="00746ABA">
        <w:rPr>
          <w:rFonts w:asciiTheme="minorHAnsi" w:hAnsiTheme="minorHAnsi"/>
          <w:sz w:val="22"/>
          <w:szCs w:val="22"/>
        </w:rPr>
        <w:t xml:space="preserve"> M, </w:t>
      </w:r>
      <w:proofErr w:type="spellStart"/>
      <w:r w:rsidRPr="00746ABA">
        <w:rPr>
          <w:rFonts w:asciiTheme="minorHAnsi" w:hAnsiTheme="minorHAnsi"/>
          <w:sz w:val="22"/>
          <w:szCs w:val="22"/>
        </w:rPr>
        <w:t>Agbato</w:t>
      </w:r>
      <w:proofErr w:type="spellEnd"/>
      <w:r w:rsidRPr="00746ABA">
        <w:rPr>
          <w:rFonts w:asciiTheme="minorHAnsi" w:hAnsiTheme="minorHAnsi"/>
          <w:sz w:val="22"/>
          <w:szCs w:val="22"/>
        </w:rPr>
        <w:t xml:space="preserve"> D, McCartney G. Working and hurting? Monitoring the health and health inequalities impacts of the economic downturn and changes to the social security system. Glasgow, NHS Health Scotland, 2018.</w:t>
      </w:r>
    </w:p>
  </w:endnote>
  <w:endnote w:id="10">
    <w:p w14:paraId="3BD0DFD8" w14:textId="6984880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Vestergaard</w:t>
      </w:r>
      <w:proofErr w:type="spellEnd"/>
      <w:r w:rsidRPr="00746ABA">
        <w:rPr>
          <w:rFonts w:asciiTheme="minorHAnsi" w:hAnsiTheme="minorHAnsi"/>
          <w:sz w:val="22"/>
          <w:szCs w:val="22"/>
        </w:rPr>
        <w:t xml:space="preserve"> LS, Jens Nielsen J, </w:t>
      </w:r>
      <w:proofErr w:type="spellStart"/>
      <w:r w:rsidRPr="00746ABA">
        <w:rPr>
          <w:rFonts w:asciiTheme="minorHAnsi" w:hAnsiTheme="minorHAnsi"/>
          <w:sz w:val="22"/>
          <w:szCs w:val="22"/>
        </w:rPr>
        <w:t>Tyra</w:t>
      </w:r>
      <w:proofErr w:type="spellEnd"/>
      <w:r w:rsidRPr="00746ABA">
        <w:rPr>
          <w:rFonts w:asciiTheme="minorHAnsi" w:hAnsiTheme="minorHAnsi"/>
          <w:sz w:val="22"/>
          <w:szCs w:val="22"/>
        </w:rPr>
        <w:t xml:space="preserve"> G Krause TG, et al. </w:t>
      </w:r>
      <w:proofErr w:type="gramStart"/>
      <w:r w:rsidRPr="00746ABA">
        <w:rPr>
          <w:rFonts w:asciiTheme="minorHAnsi" w:hAnsiTheme="minorHAnsi"/>
          <w:sz w:val="22"/>
          <w:szCs w:val="22"/>
        </w:rPr>
        <w:t>Excess</w:t>
      </w:r>
      <w:proofErr w:type="gramEnd"/>
      <w:r w:rsidRPr="00746ABA">
        <w:rPr>
          <w:rFonts w:asciiTheme="minorHAnsi" w:hAnsiTheme="minorHAnsi"/>
          <w:sz w:val="22"/>
          <w:szCs w:val="22"/>
        </w:rPr>
        <w:t xml:space="preserve"> all-cause and influenza-attributable mortality in Europe, December 2016 to February 2017. </w:t>
      </w:r>
      <w:proofErr w:type="spellStart"/>
      <w:r w:rsidRPr="00746ABA">
        <w:rPr>
          <w:rFonts w:asciiTheme="minorHAnsi" w:hAnsiTheme="minorHAnsi"/>
          <w:sz w:val="22"/>
          <w:szCs w:val="22"/>
        </w:rPr>
        <w:t>Eurosurveillance</w:t>
      </w:r>
      <w:proofErr w:type="spellEnd"/>
      <w:r w:rsidRPr="00746ABA">
        <w:rPr>
          <w:rFonts w:asciiTheme="minorHAnsi" w:hAnsiTheme="minorHAnsi"/>
          <w:sz w:val="22"/>
          <w:szCs w:val="22"/>
        </w:rPr>
        <w:t xml:space="preserve"> 2017; 22(14), </w:t>
      </w:r>
      <w:hyperlink r:id="rId5" w:history="1">
        <w:r w:rsidRPr="00746ABA">
          <w:rPr>
            <w:rStyle w:val="Hyperlink"/>
            <w:rFonts w:asciiTheme="minorHAnsi" w:hAnsiTheme="minorHAnsi"/>
            <w:sz w:val="22"/>
            <w:szCs w:val="22"/>
          </w:rPr>
          <w:t>https://doi.org/10.2807/1560-7917.ES.2017.22.14.30506</w:t>
        </w:r>
      </w:hyperlink>
      <w:r w:rsidRPr="00746ABA">
        <w:rPr>
          <w:rFonts w:asciiTheme="minorHAnsi" w:hAnsiTheme="minorHAnsi"/>
          <w:sz w:val="22"/>
          <w:szCs w:val="22"/>
        </w:rPr>
        <w:t xml:space="preserve">. </w:t>
      </w:r>
    </w:p>
  </w:endnote>
  <w:endnote w:id="11">
    <w:p w14:paraId="0B86C1DA" w14:textId="44404846"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Bradford-Hill A. The Environment and Disease: Association or Causation? Proceedings of the Royal Society of Medicine 1965; 58(5): 295–300. </w:t>
      </w:r>
    </w:p>
  </w:endnote>
  <w:endnote w:id="12">
    <w:p w14:paraId="562BD356" w14:textId="6241B486"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Parkinson J, Minton J, Lewsey J,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McCartney G. Recent cohort effects in suicide in Scotland: a legacy of the 1980s? J Epidemiology and Community Health 2017; 71: 194-200. </w:t>
      </w:r>
    </w:p>
  </w:endnote>
  <w:endnote w:id="13">
    <w:p w14:paraId="6AF8F359" w14:textId="4E6008C1"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Parkinson P, Minton M, Lewsey J,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McCartney G. Drug-related deaths in Scotland 1979–2013: evidence of a vulnerable cohort of young men living in deprived areas. BMC Public Health (2018) 18:357, https://doi.org/10.1186/s12889-018-5267-2.</w:t>
      </w:r>
    </w:p>
  </w:endnote>
  <w:endnote w:id="14">
    <w:p w14:paraId="11E0B617" w14:textId="4F2C3B6B"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Shaw R, Green M,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w:t>
      </w:r>
      <w:proofErr w:type="spellStart"/>
      <w:r w:rsidRPr="00746ABA">
        <w:rPr>
          <w:rFonts w:asciiTheme="minorHAnsi" w:hAnsiTheme="minorHAnsi"/>
          <w:sz w:val="22"/>
          <w:szCs w:val="22"/>
        </w:rPr>
        <w:t>Popham</w:t>
      </w:r>
      <w:proofErr w:type="spellEnd"/>
      <w:r w:rsidRPr="00746ABA">
        <w:rPr>
          <w:rFonts w:asciiTheme="minorHAnsi" w:hAnsiTheme="minorHAnsi"/>
          <w:sz w:val="22"/>
          <w:szCs w:val="22"/>
        </w:rPr>
        <w:t xml:space="preserve"> F, McCartney G. Visualising and quantifying ‘excess deaths’ in Scotland compared with the rest of the UK and the rest of Western Europe. J Epidemiology and Community Health 2017; 71: 461-467,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10.1136/jech-2016-207379.</w:t>
      </w:r>
    </w:p>
  </w:endnote>
  <w:endnote w:id="15">
    <w:p w14:paraId="1A3F460F" w14:textId="3BD10F35"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McCartney G,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Craig N, Craig P, Graham L, </w:t>
      </w:r>
      <w:proofErr w:type="spellStart"/>
      <w:r w:rsidRPr="00746ABA">
        <w:rPr>
          <w:rFonts w:asciiTheme="minorHAnsi" w:hAnsiTheme="minorHAnsi"/>
          <w:sz w:val="22"/>
          <w:szCs w:val="22"/>
        </w:rPr>
        <w:t>Lakha</w:t>
      </w:r>
      <w:proofErr w:type="spellEnd"/>
      <w:r w:rsidRPr="00746ABA">
        <w:rPr>
          <w:rFonts w:asciiTheme="minorHAnsi" w:hAnsiTheme="minorHAnsi"/>
          <w:sz w:val="22"/>
          <w:szCs w:val="22"/>
        </w:rPr>
        <w:t xml:space="preserve"> F, Lewsey J, McAdams R, MacPherson M, Minton J, Parkinson J, Robinson M, </w:t>
      </w:r>
      <w:proofErr w:type="spellStart"/>
      <w:r w:rsidRPr="00746ABA">
        <w:rPr>
          <w:rFonts w:asciiTheme="minorHAnsi" w:hAnsiTheme="minorHAnsi"/>
          <w:sz w:val="22"/>
          <w:szCs w:val="22"/>
        </w:rPr>
        <w:t>Shipton</w:t>
      </w:r>
      <w:proofErr w:type="spellEnd"/>
      <w:r w:rsidRPr="00746ABA">
        <w:rPr>
          <w:rFonts w:asciiTheme="minorHAnsi" w:hAnsiTheme="minorHAnsi"/>
          <w:sz w:val="22"/>
          <w:szCs w:val="22"/>
        </w:rPr>
        <w:t xml:space="preserve"> D, </w:t>
      </w:r>
      <w:proofErr w:type="spellStart"/>
      <w:r w:rsidRPr="00746ABA">
        <w:rPr>
          <w:rFonts w:asciiTheme="minorHAnsi" w:hAnsiTheme="minorHAnsi"/>
          <w:sz w:val="22"/>
          <w:szCs w:val="22"/>
        </w:rPr>
        <w:t>Taulbut</w:t>
      </w:r>
      <w:proofErr w:type="spellEnd"/>
      <w:r w:rsidRPr="00746ABA">
        <w:rPr>
          <w:rFonts w:asciiTheme="minorHAnsi" w:hAnsiTheme="minorHAnsi"/>
          <w:sz w:val="22"/>
          <w:szCs w:val="22"/>
        </w:rPr>
        <w:t xml:space="preserve"> M, Walsh D, Beeston C. Explaining trends in alcohol-related harms in Scotland, 1991-2011 (I): the role of incomes, effects of socio-economic and political adversity and demographic change. Public Health 2016; 132: 13-23.</w:t>
      </w:r>
    </w:p>
  </w:endnote>
  <w:endnote w:id="16">
    <w:p w14:paraId="234D3276" w14:textId="03C65EC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Benchimol</w:t>
      </w:r>
      <w:proofErr w:type="spellEnd"/>
      <w:r w:rsidRPr="00746ABA">
        <w:rPr>
          <w:rFonts w:asciiTheme="minorHAnsi" w:hAnsiTheme="minorHAnsi"/>
          <w:sz w:val="22"/>
          <w:szCs w:val="22"/>
        </w:rPr>
        <w:t xml:space="preserve"> EI, Smeeth L, Guttmann A, </w:t>
      </w:r>
      <w:proofErr w:type="spellStart"/>
      <w:r w:rsidRPr="00746ABA">
        <w:rPr>
          <w:rFonts w:asciiTheme="minorHAnsi" w:hAnsiTheme="minorHAnsi"/>
          <w:sz w:val="22"/>
          <w:szCs w:val="22"/>
        </w:rPr>
        <w:t>Harron</w:t>
      </w:r>
      <w:proofErr w:type="spellEnd"/>
      <w:r w:rsidRPr="00746ABA">
        <w:rPr>
          <w:rFonts w:asciiTheme="minorHAnsi" w:hAnsiTheme="minorHAnsi"/>
          <w:sz w:val="22"/>
          <w:szCs w:val="22"/>
        </w:rPr>
        <w:t xml:space="preserve"> K, Moher D, Petersen I, et al. The</w:t>
      </w:r>
      <w:r>
        <w:rPr>
          <w:rFonts w:asciiTheme="minorHAnsi" w:hAnsiTheme="minorHAnsi"/>
          <w:sz w:val="22"/>
          <w:szCs w:val="22"/>
        </w:rPr>
        <w:t xml:space="preserve"> </w:t>
      </w:r>
      <w:proofErr w:type="spellStart"/>
      <w:r w:rsidRPr="00746ABA">
        <w:rPr>
          <w:rFonts w:asciiTheme="minorHAnsi" w:hAnsiTheme="minorHAnsi"/>
          <w:sz w:val="22"/>
          <w:szCs w:val="22"/>
        </w:rPr>
        <w:t>REporting</w:t>
      </w:r>
      <w:proofErr w:type="spellEnd"/>
      <w:r w:rsidRPr="00746ABA">
        <w:rPr>
          <w:rFonts w:asciiTheme="minorHAnsi" w:hAnsiTheme="minorHAnsi"/>
          <w:sz w:val="22"/>
          <w:szCs w:val="22"/>
        </w:rPr>
        <w:t xml:space="preserve"> of studies Conducted using Observational Routinely-collected health Data (RECORD) Statement. </w:t>
      </w:r>
      <w:proofErr w:type="spellStart"/>
      <w:r w:rsidRPr="00746ABA">
        <w:rPr>
          <w:rFonts w:asciiTheme="minorHAnsi" w:hAnsiTheme="minorHAnsi"/>
          <w:sz w:val="22"/>
          <w:szCs w:val="22"/>
        </w:rPr>
        <w:t>PLoS</w:t>
      </w:r>
      <w:proofErr w:type="spellEnd"/>
      <w:r w:rsidRPr="00746ABA">
        <w:rPr>
          <w:rFonts w:asciiTheme="minorHAnsi" w:hAnsiTheme="minorHAnsi"/>
          <w:sz w:val="22"/>
          <w:szCs w:val="22"/>
        </w:rPr>
        <w:t xml:space="preserve"> Med 2015; 12(10): e10018. </w:t>
      </w:r>
    </w:p>
  </w:endnote>
  <w:endnote w:id="17">
    <w:p w14:paraId="3A27870F" w14:textId="76AA796B" w:rsidR="005B4F44" w:rsidRPr="0083254D" w:rsidRDefault="005B4F44" w:rsidP="0083254D">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Human Mortality Database. University of California, Berkeley (USA), and Max Planck Institute for Demographic Research (Germany). Available at www.mortality.org or </w:t>
      </w:r>
      <w:r w:rsidRPr="0083254D">
        <w:rPr>
          <w:rFonts w:asciiTheme="minorHAnsi" w:hAnsiTheme="minorHAnsi"/>
          <w:sz w:val="22"/>
          <w:szCs w:val="22"/>
        </w:rPr>
        <w:t>www.humanmortality.de (</w:t>
      </w:r>
      <w:r w:rsidRPr="0083254D">
        <w:rPr>
          <w:rFonts w:asciiTheme="minorHAnsi" w:hAnsiTheme="minorHAnsi"/>
          <w:sz w:val="22"/>
          <w:szCs w:val="22"/>
          <w:highlight w:val="yellow"/>
        </w:rPr>
        <w:t>data downloaded on [date]).</w:t>
      </w:r>
      <w:ins w:id="28" w:author="Jon Minton" w:date="2018-11-26T17:58:00Z">
        <w:r w:rsidR="00825D4A">
          <w:rPr>
            <w:rFonts w:asciiTheme="minorHAnsi" w:hAnsiTheme="minorHAnsi"/>
            <w:sz w:val="22"/>
            <w:szCs w:val="22"/>
          </w:rPr>
          <w:t xml:space="preserve"> – JM: I can’t give download date as this analysis was done by </w:t>
        </w:r>
        <w:r w:rsidR="00825D4A">
          <w:rPr>
            <w:rFonts w:asciiTheme="minorHAnsi" w:hAnsiTheme="minorHAnsi"/>
            <w:sz w:val="22"/>
            <w:szCs w:val="22"/>
          </w:rPr>
          <w:t>Lynda.</w:t>
        </w:r>
      </w:ins>
      <w:bookmarkStart w:id="29" w:name="_GoBack"/>
      <w:bookmarkEnd w:id="29"/>
    </w:p>
  </w:endnote>
  <w:endnote w:id="18">
    <w:p w14:paraId="0194A1C5" w14:textId="77777777" w:rsidR="00520497" w:rsidRPr="0083254D" w:rsidRDefault="00520497" w:rsidP="00520497">
      <w:pPr>
        <w:pStyle w:val="EndnoteText"/>
        <w:ind w:left="284" w:hanging="284"/>
        <w:rPr>
          <w:rFonts w:asciiTheme="minorHAnsi" w:hAnsiTheme="minorHAnsi"/>
          <w:sz w:val="22"/>
          <w:szCs w:val="22"/>
        </w:rPr>
      </w:pPr>
      <w:r w:rsidRPr="0083254D">
        <w:rPr>
          <w:rStyle w:val="EndnoteReference"/>
          <w:rFonts w:asciiTheme="minorHAnsi" w:hAnsiTheme="minorHAnsi"/>
          <w:sz w:val="22"/>
          <w:szCs w:val="22"/>
        </w:rPr>
        <w:endnoteRef/>
      </w:r>
      <w:r w:rsidRPr="0083254D">
        <w:rPr>
          <w:rFonts w:asciiTheme="minorHAnsi" w:hAnsiTheme="minorHAnsi"/>
          <w:sz w:val="22"/>
          <w:szCs w:val="22"/>
        </w:rPr>
        <w:t xml:space="preserve"> </w:t>
      </w:r>
      <w:proofErr w:type="spellStart"/>
      <w:r w:rsidRPr="0083254D">
        <w:rPr>
          <w:rFonts w:asciiTheme="minorHAnsi" w:hAnsiTheme="minorHAnsi"/>
          <w:sz w:val="22"/>
          <w:szCs w:val="22"/>
        </w:rPr>
        <w:t>Muggeo</w:t>
      </w:r>
      <w:proofErr w:type="spellEnd"/>
      <w:r w:rsidRPr="0083254D">
        <w:rPr>
          <w:rFonts w:asciiTheme="minorHAnsi" w:hAnsiTheme="minorHAnsi"/>
          <w:sz w:val="22"/>
          <w:szCs w:val="22"/>
        </w:rPr>
        <w:t xml:space="preserve"> VMR. </w:t>
      </w:r>
      <w:proofErr w:type="gramStart"/>
      <w:r w:rsidRPr="0083254D">
        <w:rPr>
          <w:rFonts w:asciiTheme="minorHAnsi" w:hAnsiTheme="minorHAnsi"/>
          <w:sz w:val="22"/>
          <w:szCs w:val="22"/>
        </w:rPr>
        <w:t>segmented</w:t>
      </w:r>
      <w:proofErr w:type="gramEnd"/>
      <w:r w:rsidRPr="0083254D">
        <w:rPr>
          <w:rFonts w:asciiTheme="minorHAnsi" w:hAnsiTheme="minorHAnsi"/>
          <w:sz w:val="22"/>
          <w:szCs w:val="22"/>
        </w:rPr>
        <w:t xml:space="preserve">: An R Package to Fit Regression Models with Broken-Line Relationships. R news 2008; 8(1): 20-25. </w:t>
      </w:r>
    </w:p>
  </w:endnote>
  <w:endnote w:id="19">
    <w:p w14:paraId="48771925" w14:textId="5529139C" w:rsidR="005B4F44" w:rsidRPr="00746ABA" w:rsidRDefault="005B4F44" w:rsidP="0083254D">
      <w:pPr>
        <w:pStyle w:val="EndnoteText"/>
        <w:ind w:left="284" w:hanging="284"/>
        <w:rPr>
          <w:rFonts w:asciiTheme="minorHAnsi" w:hAnsiTheme="minorHAnsi"/>
          <w:sz w:val="22"/>
          <w:szCs w:val="22"/>
        </w:rPr>
      </w:pPr>
      <w:r w:rsidRPr="0083254D">
        <w:rPr>
          <w:rStyle w:val="EndnoteReference"/>
          <w:rFonts w:asciiTheme="minorHAnsi" w:hAnsiTheme="minorHAnsi"/>
          <w:sz w:val="22"/>
          <w:szCs w:val="22"/>
        </w:rPr>
        <w:endnoteRef/>
      </w:r>
      <w:r w:rsidRPr="0083254D">
        <w:rPr>
          <w:rFonts w:asciiTheme="minorHAnsi" w:hAnsiTheme="minorHAnsi"/>
          <w:sz w:val="22"/>
          <w:szCs w:val="22"/>
        </w:rPr>
        <w:t xml:space="preserve"> </w:t>
      </w:r>
      <w:proofErr w:type="spellStart"/>
      <w:r w:rsidRPr="0083254D">
        <w:rPr>
          <w:rFonts w:asciiTheme="minorHAnsi" w:hAnsiTheme="minorHAnsi"/>
          <w:sz w:val="22"/>
          <w:szCs w:val="22"/>
        </w:rPr>
        <w:t>Mølbak</w:t>
      </w:r>
      <w:proofErr w:type="spellEnd"/>
      <w:r w:rsidRPr="0083254D">
        <w:rPr>
          <w:rFonts w:asciiTheme="minorHAnsi" w:hAnsiTheme="minorHAnsi"/>
          <w:sz w:val="22"/>
          <w:szCs w:val="22"/>
        </w:rPr>
        <w:t xml:space="preserve"> K, </w:t>
      </w:r>
      <w:proofErr w:type="spellStart"/>
      <w:r w:rsidRPr="0083254D">
        <w:rPr>
          <w:rFonts w:asciiTheme="minorHAnsi" w:hAnsiTheme="minorHAnsi"/>
          <w:sz w:val="22"/>
          <w:szCs w:val="22"/>
        </w:rPr>
        <w:t>Espenhain</w:t>
      </w:r>
      <w:proofErr w:type="spellEnd"/>
      <w:r w:rsidRPr="0083254D">
        <w:rPr>
          <w:rFonts w:asciiTheme="minorHAnsi" w:hAnsiTheme="minorHAnsi"/>
          <w:sz w:val="22"/>
          <w:szCs w:val="22"/>
        </w:rPr>
        <w:t xml:space="preserve"> L, Nielsen J. Excess mortality among the elderly in European countries</w:t>
      </w:r>
      <w:r w:rsidRPr="00746ABA">
        <w:rPr>
          <w:rFonts w:asciiTheme="minorHAnsi" w:hAnsiTheme="minorHAnsi"/>
          <w:sz w:val="22"/>
          <w:szCs w:val="22"/>
        </w:rPr>
        <w:t xml:space="preserve">, December 2014 to February 2015. Euro </w:t>
      </w:r>
      <w:proofErr w:type="spellStart"/>
      <w:r w:rsidRPr="00746ABA">
        <w:rPr>
          <w:rFonts w:asciiTheme="minorHAnsi" w:hAnsiTheme="minorHAnsi"/>
          <w:sz w:val="22"/>
          <w:szCs w:val="22"/>
        </w:rPr>
        <w:t>Surveill</w:t>
      </w:r>
      <w:proofErr w:type="spellEnd"/>
      <w:r w:rsidRPr="00746ABA">
        <w:rPr>
          <w:rFonts w:asciiTheme="minorHAnsi" w:hAnsiTheme="minorHAnsi"/>
          <w:sz w:val="22"/>
          <w:szCs w:val="22"/>
        </w:rPr>
        <w:t xml:space="preserve">. 2015; 20(11), </w:t>
      </w:r>
      <w:hyperlink r:id="rId6" w:history="1">
        <w:r w:rsidRPr="00746ABA">
          <w:rPr>
            <w:rStyle w:val="Hyperlink"/>
            <w:rFonts w:asciiTheme="minorHAnsi" w:hAnsiTheme="minorHAnsi"/>
            <w:sz w:val="22"/>
            <w:szCs w:val="22"/>
          </w:rPr>
          <w:t>https://doi.org/10.2807/1560-7917.ES2015.20.11.21065</w:t>
        </w:r>
      </w:hyperlink>
      <w:r w:rsidRPr="00746ABA">
        <w:rPr>
          <w:rFonts w:asciiTheme="minorHAnsi" w:hAnsiTheme="minorHAnsi"/>
          <w:sz w:val="22"/>
          <w:szCs w:val="22"/>
        </w:rPr>
        <w:t xml:space="preserve">. </w:t>
      </w:r>
    </w:p>
  </w:endnote>
  <w:endnote w:id="20">
    <w:p w14:paraId="2427BC9D" w14:textId="72AAB55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Roelfs</w:t>
      </w:r>
      <w:proofErr w:type="spellEnd"/>
      <w:r w:rsidRPr="00746ABA">
        <w:rPr>
          <w:rFonts w:asciiTheme="minorHAnsi" w:hAnsiTheme="minorHAnsi"/>
          <w:sz w:val="22"/>
          <w:szCs w:val="22"/>
        </w:rPr>
        <w:t xml:space="preserve"> DJ, Shor E, Davidson KW, Schwartz JE. Losing life and livelihood: a systematic review and meta-analysis of unemployment and all-cause mortality. Social Science Medicine 2011; 72(6): 840-54,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10.1016/j.socscimed.2011.01.005.  </w:t>
      </w:r>
    </w:p>
  </w:endnote>
  <w:endnote w:id="21">
    <w:p w14:paraId="1FAB6E5B" w14:textId="0355A216"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Marmot MG, Bell R. How will the financial crisis affect health? BMJ 2009; 338: b1314,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w:t>
      </w:r>
      <w:hyperlink r:id="rId7" w:history="1">
        <w:r w:rsidRPr="00746ABA">
          <w:rPr>
            <w:rStyle w:val="Hyperlink"/>
            <w:rFonts w:asciiTheme="minorHAnsi" w:hAnsiTheme="minorHAnsi"/>
            <w:sz w:val="22"/>
            <w:szCs w:val="22"/>
          </w:rPr>
          <w:t>https://doi.org/10.1136/bmj.b1314</w:t>
        </w:r>
      </w:hyperlink>
      <w:r w:rsidRPr="00746ABA">
        <w:rPr>
          <w:rFonts w:asciiTheme="minorHAnsi" w:hAnsiTheme="minorHAnsi"/>
          <w:sz w:val="22"/>
          <w:szCs w:val="22"/>
        </w:rPr>
        <w:t xml:space="preserve">. </w:t>
      </w:r>
    </w:p>
  </w:endnote>
  <w:endnote w:id="22">
    <w:p w14:paraId="32045B2F" w14:textId="47DF6C67" w:rsidR="005B4F44" w:rsidRPr="00E728F7" w:rsidRDefault="005B4F44" w:rsidP="00E728F7">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Tapia Granados JA, </w:t>
      </w:r>
      <w:proofErr w:type="spellStart"/>
      <w:r w:rsidRPr="00746ABA">
        <w:rPr>
          <w:rFonts w:asciiTheme="minorHAnsi" w:hAnsiTheme="minorHAnsi"/>
          <w:sz w:val="22"/>
          <w:szCs w:val="22"/>
        </w:rPr>
        <w:t>Ionides</w:t>
      </w:r>
      <w:proofErr w:type="spellEnd"/>
      <w:r w:rsidRPr="00746ABA">
        <w:rPr>
          <w:rFonts w:asciiTheme="minorHAnsi" w:hAnsiTheme="minorHAnsi"/>
          <w:sz w:val="22"/>
          <w:szCs w:val="22"/>
        </w:rPr>
        <w:t xml:space="preserve"> EL. Population health and the economy: Mortality and the Great </w:t>
      </w:r>
      <w:r w:rsidRPr="00E728F7">
        <w:rPr>
          <w:rFonts w:asciiTheme="minorHAnsi" w:hAnsiTheme="minorHAnsi"/>
          <w:sz w:val="22"/>
          <w:szCs w:val="22"/>
        </w:rPr>
        <w:t>Recession in Europe. Health Economics 2017; 26:e219–e235.</w:t>
      </w:r>
    </w:p>
  </w:endnote>
  <w:endnote w:id="23">
    <w:p w14:paraId="0F68A6B4" w14:textId="36395C07" w:rsidR="005B4F44" w:rsidRPr="00E728F7" w:rsidRDefault="005B4F44" w:rsidP="00E728F7">
      <w:pPr>
        <w:pStyle w:val="EndnoteText"/>
        <w:ind w:left="284" w:hanging="284"/>
        <w:rPr>
          <w:rFonts w:asciiTheme="minorHAnsi" w:hAnsiTheme="minorHAnsi"/>
          <w:sz w:val="22"/>
          <w:szCs w:val="22"/>
        </w:rPr>
      </w:pPr>
      <w:r w:rsidRPr="00E728F7">
        <w:rPr>
          <w:rStyle w:val="EndnoteReference"/>
          <w:rFonts w:asciiTheme="minorHAnsi" w:hAnsiTheme="minorHAnsi"/>
          <w:sz w:val="22"/>
          <w:szCs w:val="22"/>
        </w:rPr>
        <w:endnoteRef/>
      </w:r>
      <w:r w:rsidRPr="00E728F7">
        <w:rPr>
          <w:rFonts w:asciiTheme="minorHAnsi" w:hAnsiTheme="minorHAnsi"/>
          <w:sz w:val="22"/>
          <w:szCs w:val="22"/>
        </w:rPr>
        <w:t xml:space="preserve"> </w:t>
      </w:r>
      <w:proofErr w:type="spellStart"/>
      <w:r w:rsidRPr="00E728F7">
        <w:rPr>
          <w:rFonts w:asciiTheme="minorHAnsi" w:hAnsiTheme="minorHAnsi"/>
          <w:sz w:val="22"/>
          <w:szCs w:val="22"/>
        </w:rPr>
        <w:t>Parmar</w:t>
      </w:r>
      <w:proofErr w:type="spellEnd"/>
      <w:r w:rsidRPr="00E728F7">
        <w:rPr>
          <w:rFonts w:asciiTheme="minorHAnsi" w:hAnsiTheme="minorHAnsi"/>
          <w:sz w:val="22"/>
          <w:szCs w:val="22"/>
        </w:rPr>
        <w:t xml:space="preserve"> D, </w:t>
      </w:r>
      <w:proofErr w:type="spellStart"/>
      <w:r w:rsidRPr="00E728F7">
        <w:rPr>
          <w:rFonts w:asciiTheme="minorHAnsi" w:hAnsiTheme="minorHAnsi"/>
          <w:sz w:val="22"/>
          <w:szCs w:val="22"/>
        </w:rPr>
        <w:t>Stavropoulou</w:t>
      </w:r>
      <w:proofErr w:type="spellEnd"/>
      <w:r w:rsidRPr="00E728F7">
        <w:rPr>
          <w:rFonts w:asciiTheme="minorHAnsi" w:hAnsiTheme="minorHAnsi"/>
          <w:sz w:val="22"/>
          <w:szCs w:val="22"/>
        </w:rPr>
        <w:t xml:space="preserve"> C, Ioannidis JPA. Health outcomes during the 2008 financial crisis in Europe: systematic literature review. BMJ 2016; 354, i4588, </w:t>
      </w:r>
      <w:proofErr w:type="spellStart"/>
      <w:r w:rsidRPr="00E728F7">
        <w:rPr>
          <w:rFonts w:asciiTheme="minorHAnsi" w:hAnsiTheme="minorHAnsi"/>
          <w:sz w:val="22"/>
          <w:szCs w:val="22"/>
        </w:rPr>
        <w:t>doi</w:t>
      </w:r>
      <w:proofErr w:type="spellEnd"/>
      <w:r w:rsidRPr="00E728F7">
        <w:rPr>
          <w:rFonts w:asciiTheme="minorHAnsi" w:hAnsiTheme="minorHAnsi"/>
          <w:sz w:val="22"/>
          <w:szCs w:val="22"/>
        </w:rPr>
        <w:t xml:space="preserve">: </w:t>
      </w:r>
      <w:hyperlink r:id="rId8" w:history="1">
        <w:r w:rsidRPr="00E728F7">
          <w:rPr>
            <w:rStyle w:val="Hyperlink"/>
            <w:rFonts w:asciiTheme="minorHAnsi" w:hAnsiTheme="minorHAnsi"/>
            <w:sz w:val="22"/>
            <w:szCs w:val="22"/>
          </w:rPr>
          <w:t>https://doi.org/10.1136/bmj.i4588</w:t>
        </w:r>
      </w:hyperlink>
      <w:r w:rsidRPr="00E728F7">
        <w:rPr>
          <w:rFonts w:asciiTheme="minorHAnsi" w:hAnsiTheme="minorHAnsi"/>
          <w:sz w:val="22"/>
          <w:szCs w:val="22"/>
        </w:rPr>
        <w:t xml:space="preserve">. </w:t>
      </w:r>
    </w:p>
  </w:endnote>
  <w:endnote w:id="24">
    <w:p w14:paraId="75C0478A" w14:textId="19161652" w:rsidR="007C4023" w:rsidRPr="00E728F7" w:rsidRDefault="007C4023" w:rsidP="00E728F7">
      <w:pPr>
        <w:pStyle w:val="EndnoteText"/>
        <w:ind w:left="284" w:hanging="284"/>
        <w:rPr>
          <w:rFonts w:asciiTheme="minorHAnsi" w:hAnsiTheme="minorHAnsi"/>
          <w:sz w:val="22"/>
          <w:szCs w:val="22"/>
        </w:rPr>
      </w:pPr>
      <w:r w:rsidRPr="00E728F7">
        <w:rPr>
          <w:rStyle w:val="EndnoteReference"/>
          <w:rFonts w:asciiTheme="minorHAnsi" w:hAnsiTheme="minorHAnsi"/>
          <w:sz w:val="22"/>
          <w:szCs w:val="22"/>
        </w:rPr>
        <w:endnoteRef/>
      </w:r>
      <w:r w:rsidRPr="00E728F7">
        <w:rPr>
          <w:rFonts w:asciiTheme="minorHAnsi" w:hAnsiTheme="minorHAnsi"/>
          <w:sz w:val="22"/>
          <w:szCs w:val="22"/>
        </w:rPr>
        <w:t xml:space="preserve"> </w:t>
      </w:r>
      <w:proofErr w:type="spellStart"/>
      <w:r w:rsidRPr="00E728F7">
        <w:rPr>
          <w:rFonts w:asciiTheme="minorHAnsi" w:hAnsiTheme="minorHAnsi"/>
          <w:sz w:val="22"/>
          <w:szCs w:val="22"/>
        </w:rPr>
        <w:t>Margerison-Zilko</w:t>
      </w:r>
      <w:proofErr w:type="spellEnd"/>
      <w:r w:rsidRPr="00E728F7">
        <w:rPr>
          <w:rFonts w:asciiTheme="minorHAnsi" w:hAnsiTheme="minorHAnsi"/>
          <w:sz w:val="22"/>
          <w:szCs w:val="22"/>
        </w:rPr>
        <w:t xml:space="preserve"> C, Goldman-Mellor S, </w:t>
      </w:r>
      <w:proofErr w:type="spellStart"/>
      <w:r w:rsidRPr="00E728F7">
        <w:rPr>
          <w:rFonts w:asciiTheme="minorHAnsi" w:hAnsiTheme="minorHAnsi"/>
          <w:sz w:val="22"/>
          <w:szCs w:val="22"/>
        </w:rPr>
        <w:t>Falconi</w:t>
      </w:r>
      <w:proofErr w:type="spellEnd"/>
      <w:r w:rsidRPr="00E728F7">
        <w:rPr>
          <w:rFonts w:asciiTheme="minorHAnsi" w:hAnsiTheme="minorHAnsi"/>
          <w:sz w:val="22"/>
          <w:szCs w:val="22"/>
        </w:rPr>
        <w:t xml:space="preserve"> A, Downing J. Health impacts of the Great Recession: a critical review. Current Epidemiological Reports 2016; 3(1): 81-91. </w:t>
      </w:r>
    </w:p>
  </w:endnote>
  <w:endnote w:id="25">
    <w:p w14:paraId="0540B5E7" w14:textId="3372E5F3" w:rsidR="007C4023" w:rsidRPr="00E728F7" w:rsidRDefault="007C4023" w:rsidP="00E728F7">
      <w:pPr>
        <w:pStyle w:val="EndnoteText"/>
        <w:ind w:left="284" w:hanging="284"/>
        <w:rPr>
          <w:rFonts w:asciiTheme="minorHAnsi" w:hAnsiTheme="minorHAnsi"/>
          <w:sz w:val="22"/>
          <w:szCs w:val="22"/>
        </w:rPr>
      </w:pPr>
      <w:r w:rsidRPr="00E728F7">
        <w:rPr>
          <w:rStyle w:val="EndnoteReference"/>
          <w:rFonts w:asciiTheme="minorHAnsi" w:hAnsiTheme="minorHAnsi"/>
          <w:sz w:val="22"/>
          <w:szCs w:val="22"/>
        </w:rPr>
        <w:endnoteRef/>
      </w:r>
      <w:r w:rsidRPr="00E728F7">
        <w:rPr>
          <w:rFonts w:asciiTheme="minorHAnsi" w:hAnsiTheme="minorHAnsi"/>
          <w:sz w:val="22"/>
          <w:szCs w:val="22"/>
        </w:rPr>
        <w:t xml:space="preserve"> </w:t>
      </w:r>
      <w:proofErr w:type="spellStart"/>
      <w:r w:rsidRPr="00E728F7">
        <w:rPr>
          <w:rFonts w:asciiTheme="minorHAnsi" w:hAnsiTheme="minorHAnsi"/>
          <w:sz w:val="22"/>
          <w:szCs w:val="22"/>
        </w:rPr>
        <w:t>Modrek</w:t>
      </w:r>
      <w:proofErr w:type="spellEnd"/>
      <w:r w:rsidRPr="00E728F7">
        <w:rPr>
          <w:rFonts w:asciiTheme="minorHAnsi" w:hAnsiTheme="minorHAnsi"/>
          <w:sz w:val="22"/>
          <w:szCs w:val="22"/>
        </w:rPr>
        <w:t xml:space="preserve">, S, </w:t>
      </w:r>
      <w:proofErr w:type="spellStart"/>
      <w:r w:rsidRPr="00E728F7">
        <w:rPr>
          <w:rFonts w:asciiTheme="minorHAnsi" w:hAnsiTheme="minorHAnsi"/>
          <w:sz w:val="22"/>
          <w:szCs w:val="22"/>
        </w:rPr>
        <w:t>Stuckler</w:t>
      </w:r>
      <w:proofErr w:type="spellEnd"/>
      <w:r w:rsidRPr="00E728F7">
        <w:rPr>
          <w:rFonts w:asciiTheme="minorHAnsi" w:hAnsiTheme="minorHAnsi"/>
          <w:sz w:val="22"/>
          <w:szCs w:val="22"/>
        </w:rPr>
        <w:t xml:space="preserve"> D, McKee M, Cullen MR, </w:t>
      </w:r>
      <w:proofErr w:type="spellStart"/>
      <w:r w:rsidRPr="00E728F7">
        <w:rPr>
          <w:rFonts w:asciiTheme="minorHAnsi" w:hAnsiTheme="minorHAnsi"/>
          <w:sz w:val="22"/>
          <w:szCs w:val="22"/>
        </w:rPr>
        <w:t>Basu</w:t>
      </w:r>
      <w:proofErr w:type="spellEnd"/>
      <w:r w:rsidRPr="00E728F7">
        <w:rPr>
          <w:rFonts w:asciiTheme="minorHAnsi" w:hAnsiTheme="minorHAnsi"/>
          <w:sz w:val="22"/>
          <w:szCs w:val="22"/>
        </w:rPr>
        <w:t xml:space="preserve"> S. A review of health consequences of </w:t>
      </w:r>
      <w:proofErr w:type="spellStart"/>
      <w:r w:rsidRPr="00B15E40">
        <w:rPr>
          <w:rFonts w:asciiTheme="minorHAnsi" w:hAnsiTheme="minorHAnsi"/>
          <w:sz w:val="22"/>
          <w:szCs w:val="22"/>
          <w:highlight w:val="yellow"/>
          <w:rPrChange w:id="36" w:author="Jon Minton" w:date="2018-11-26T17:42:00Z">
            <w:rPr>
              <w:rFonts w:asciiTheme="minorHAnsi" w:hAnsiTheme="minorHAnsi"/>
              <w:sz w:val="22"/>
              <w:szCs w:val="22"/>
            </w:rPr>
          </w:rPrChange>
        </w:rPr>
        <w:t>recessinos</w:t>
      </w:r>
      <w:proofErr w:type="spellEnd"/>
      <w:r w:rsidRPr="00E728F7">
        <w:rPr>
          <w:rFonts w:asciiTheme="minorHAnsi" w:hAnsiTheme="minorHAnsi"/>
          <w:sz w:val="22"/>
          <w:szCs w:val="22"/>
        </w:rPr>
        <w:t xml:space="preserve"> internationally and a synthesis of the US response during the Great Recession. Public Health Reviews 2013; 35(1), </w:t>
      </w:r>
      <w:hyperlink r:id="rId9" w:history="1">
        <w:r w:rsidRPr="00E728F7">
          <w:rPr>
            <w:rStyle w:val="Hyperlink"/>
            <w:rFonts w:asciiTheme="minorHAnsi" w:hAnsiTheme="minorHAnsi"/>
            <w:sz w:val="22"/>
            <w:szCs w:val="22"/>
          </w:rPr>
          <w:t>https://doi.org/10.1007/BF03391695</w:t>
        </w:r>
      </w:hyperlink>
      <w:r w:rsidRPr="00E728F7">
        <w:rPr>
          <w:rFonts w:asciiTheme="minorHAnsi" w:hAnsiTheme="minorHAnsi"/>
          <w:sz w:val="22"/>
          <w:szCs w:val="22"/>
        </w:rPr>
        <w:t xml:space="preserve">. </w:t>
      </w:r>
    </w:p>
  </w:endnote>
  <w:endnote w:id="26">
    <w:p w14:paraId="558FFFF9" w14:textId="2B0D0E0E" w:rsidR="007C4023" w:rsidRPr="007C4023" w:rsidRDefault="007C4023" w:rsidP="00E728F7">
      <w:pPr>
        <w:pStyle w:val="EndnoteText"/>
        <w:ind w:left="284" w:hanging="284"/>
        <w:rPr>
          <w:rFonts w:asciiTheme="minorHAnsi" w:hAnsiTheme="minorHAnsi"/>
          <w:sz w:val="22"/>
          <w:szCs w:val="22"/>
        </w:rPr>
      </w:pPr>
      <w:r w:rsidRPr="00E728F7">
        <w:rPr>
          <w:rStyle w:val="EndnoteReference"/>
          <w:rFonts w:asciiTheme="minorHAnsi" w:hAnsiTheme="minorHAnsi"/>
          <w:sz w:val="22"/>
          <w:szCs w:val="22"/>
        </w:rPr>
        <w:endnoteRef/>
      </w:r>
      <w:r w:rsidRPr="00E728F7">
        <w:rPr>
          <w:rFonts w:asciiTheme="minorHAnsi" w:hAnsiTheme="minorHAnsi"/>
          <w:sz w:val="22"/>
          <w:szCs w:val="22"/>
        </w:rPr>
        <w:t xml:space="preserve"> Van </w:t>
      </w:r>
      <w:proofErr w:type="spellStart"/>
      <w:r w:rsidRPr="00E728F7">
        <w:rPr>
          <w:rFonts w:asciiTheme="minorHAnsi" w:hAnsiTheme="minorHAnsi"/>
          <w:sz w:val="22"/>
          <w:szCs w:val="22"/>
        </w:rPr>
        <w:t>Gool</w:t>
      </w:r>
      <w:proofErr w:type="spellEnd"/>
      <w:r w:rsidRPr="007C4023">
        <w:rPr>
          <w:rFonts w:asciiTheme="minorHAnsi" w:hAnsiTheme="minorHAnsi"/>
          <w:sz w:val="22"/>
          <w:szCs w:val="22"/>
        </w:rPr>
        <w:t xml:space="preserve"> K, Pearson M. Health, austerity and economic crisis. Assessing the short=term impact in OECD countries. Paris, OECD publishing, 2014.  </w:t>
      </w:r>
    </w:p>
  </w:endnote>
  <w:endnote w:id="27">
    <w:p w14:paraId="12FE8C75" w14:textId="3BBE278A" w:rsidR="007C4023" w:rsidRPr="007C4023" w:rsidRDefault="007C4023" w:rsidP="007C4023">
      <w:pPr>
        <w:pStyle w:val="EndnoteText"/>
        <w:ind w:left="284" w:hanging="284"/>
        <w:rPr>
          <w:rFonts w:asciiTheme="minorHAnsi" w:hAnsiTheme="minorHAnsi"/>
          <w:sz w:val="22"/>
          <w:szCs w:val="22"/>
        </w:rPr>
      </w:pPr>
      <w:r w:rsidRPr="007C4023">
        <w:rPr>
          <w:rStyle w:val="EndnoteReference"/>
          <w:rFonts w:asciiTheme="minorHAnsi" w:hAnsiTheme="minorHAnsi"/>
          <w:sz w:val="22"/>
          <w:szCs w:val="22"/>
        </w:rPr>
        <w:endnoteRef/>
      </w:r>
      <w:r w:rsidRPr="007C4023">
        <w:rPr>
          <w:rFonts w:asciiTheme="minorHAnsi" w:hAnsiTheme="minorHAnsi"/>
          <w:sz w:val="22"/>
          <w:szCs w:val="22"/>
        </w:rPr>
        <w:t xml:space="preserve"> </w:t>
      </w:r>
      <w:proofErr w:type="spellStart"/>
      <w:r w:rsidRPr="007C4023">
        <w:rPr>
          <w:rFonts w:asciiTheme="minorHAnsi" w:hAnsiTheme="minorHAnsi"/>
          <w:sz w:val="22"/>
          <w:szCs w:val="22"/>
        </w:rPr>
        <w:t>Karanikolos</w:t>
      </w:r>
      <w:proofErr w:type="spellEnd"/>
      <w:r w:rsidRPr="007C4023">
        <w:rPr>
          <w:rFonts w:asciiTheme="minorHAnsi" w:hAnsiTheme="minorHAnsi"/>
          <w:sz w:val="22"/>
          <w:szCs w:val="22"/>
        </w:rPr>
        <w:t xml:space="preserve"> M, </w:t>
      </w:r>
      <w:proofErr w:type="spellStart"/>
      <w:r w:rsidRPr="007C4023">
        <w:rPr>
          <w:rFonts w:asciiTheme="minorHAnsi" w:hAnsiTheme="minorHAnsi"/>
          <w:sz w:val="22"/>
          <w:szCs w:val="22"/>
        </w:rPr>
        <w:t>Mladovsky</w:t>
      </w:r>
      <w:proofErr w:type="spellEnd"/>
      <w:r w:rsidRPr="007C4023">
        <w:rPr>
          <w:rFonts w:asciiTheme="minorHAnsi" w:hAnsiTheme="minorHAnsi"/>
          <w:sz w:val="22"/>
          <w:szCs w:val="22"/>
        </w:rPr>
        <w:t xml:space="preserve"> P, </w:t>
      </w:r>
      <w:proofErr w:type="spellStart"/>
      <w:r w:rsidRPr="007C4023">
        <w:rPr>
          <w:rFonts w:asciiTheme="minorHAnsi" w:hAnsiTheme="minorHAnsi"/>
          <w:sz w:val="22"/>
          <w:szCs w:val="22"/>
        </w:rPr>
        <w:t>Cylus</w:t>
      </w:r>
      <w:proofErr w:type="spellEnd"/>
      <w:r w:rsidRPr="007C4023">
        <w:rPr>
          <w:rFonts w:asciiTheme="minorHAnsi" w:hAnsiTheme="minorHAnsi"/>
          <w:sz w:val="22"/>
          <w:szCs w:val="22"/>
        </w:rPr>
        <w:t xml:space="preserve"> J, et al. Financial crisis, austerity, and health in Europe. Lancet 2013; 381: 1323-1331. </w:t>
      </w:r>
    </w:p>
  </w:endnote>
  <w:endnote w:id="28">
    <w:p w14:paraId="6CC6ECAD" w14:textId="728FA78A" w:rsidR="005B4F44" w:rsidRPr="007C4023" w:rsidRDefault="005B4F44" w:rsidP="007C4023">
      <w:pPr>
        <w:pStyle w:val="EndnoteText"/>
        <w:ind w:left="284" w:hanging="284"/>
        <w:rPr>
          <w:rFonts w:asciiTheme="minorHAnsi" w:hAnsiTheme="minorHAnsi"/>
          <w:sz w:val="22"/>
          <w:szCs w:val="22"/>
        </w:rPr>
      </w:pPr>
      <w:r w:rsidRPr="007C4023">
        <w:rPr>
          <w:rStyle w:val="EndnoteReference"/>
          <w:rFonts w:asciiTheme="minorHAnsi" w:hAnsiTheme="minorHAnsi"/>
          <w:sz w:val="22"/>
          <w:szCs w:val="22"/>
        </w:rPr>
        <w:endnoteRef/>
      </w:r>
      <w:r w:rsidRPr="007C4023">
        <w:rPr>
          <w:rFonts w:asciiTheme="minorHAnsi" w:hAnsiTheme="minorHAnsi"/>
          <w:sz w:val="22"/>
          <w:szCs w:val="22"/>
        </w:rPr>
        <w:t xml:space="preserve"> Hiam L, Dorling D, McKee M. The cuts and poor health: when and how can we say that one thing causes another? Journal of the Royal Society of Medicine; 2018, Vol. 111(6) 199–202, </w:t>
      </w:r>
      <w:proofErr w:type="spellStart"/>
      <w:r w:rsidRPr="007C4023">
        <w:rPr>
          <w:rFonts w:asciiTheme="minorHAnsi" w:hAnsiTheme="minorHAnsi"/>
          <w:sz w:val="22"/>
          <w:szCs w:val="22"/>
        </w:rPr>
        <w:t>doi</w:t>
      </w:r>
      <w:proofErr w:type="spellEnd"/>
      <w:r w:rsidRPr="007C4023">
        <w:rPr>
          <w:rFonts w:asciiTheme="minorHAnsi" w:hAnsiTheme="minorHAnsi"/>
          <w:sz w:val="22"/>
          <w:szCs w:val="22"/>
        </w:rPr>
        <w:t xml:space="preserve">: 10.1177/0141076818779237. </w:t>
      </w:r>
    </w:p>
  </w:endnote>
  <w:endnote w:id="29">
    <w:p w14:paraId="16EAE24D" w14:textId="1EBF537C" w:rsidR="005B4F44" w:rsidRPr="00746ABA" w:rsidRDefault="005B4F44" w:rsidP="007C4023">
      <w:pPr>
        <w:pStyle w:val="EndnoteText"/>
        <w:ind w:left="284" w:hanging="284"/>
        <w:rPr>
          <w:rFonts w:asciiTheme="minorHAnsi" w:hAnsiTheme="minorHAnsi"/>
          <w:sz w:val="22"/>
          <w:szCs w:val="22"/>
        </w:rPr>
      </w:pPr>
      <w:r w:rsidRPr="007C4023">
        <w:rPr>
          <w:rStyle w:val="EndnoteReference"/>
          <w:rFonts w:asciiTheme="minorHAnsi" w:hAnsiTheme="minorHAnsi"/>
          <w:sz w:val="22"/>
          <w:szCs w:val="22"/>
        </w:rPr>
        <w:endnoteRef/>
      </w:r>
      <w:r w:rsidRPr="007C4023">
        <w:rPr>
          <w:rFonts w:asciiTheme="minorHAnsi" w:hAnsiTheme="minorHAnsi"/>
          <w:sz w:val="22"/>
          <w:szCs w:val="22"/>
        </w:rPr>
        <w:t xml:space="preserve"> Watkins J, </w:t>
      </w:r>
      <w:proofErr w:type="spellStart"/>
      <w:r w:rsidRPr="007C4023">
        <w:rPr>
          <w:rFonts w:asciiTheme="minorHAnsi" w:hAnsiTheme="minorHAnsi"/>
          <w:sz w:val="22"/>
          <w:szCs w:val="22"/>
        </w:rPr>
        <w:t>Wulaningsih</w:t>
      </w:r>
      <w:proofErr w:type="spellEnd"/>
      <w:r w:rsidRPr="007C4023">
        <w:rPr>
          <w:rFonts w:asciiTheme="minorHAnsi" w:hAnsiTheme="minorHAnsi"/>
          <w:sz w:val="22"/>
          <w:szCs w:val="22"/>
        </w:rPr>
        <w:t xml:space="preserve"> W, Da Zhou C, et al Effects of health and social care spending constraints</w:t>
      </w:r>
      <w:r w:rsidRPr="00746ABA">
        <w:rPr>
          <w:rFonts w:asciiTheme="minorHAnsi" w:hAnsiTheme="minorHAnsi"/>
          <w:sz w:val="22"/>
          <w:szCs w:val="22"/>
        </w:rPr>
        <w:t xml:space="preserve"> on mortality in England: a time trend analysis BMJ Open 2017;7:e017722. </w:t>
      </w:r>
      <w:proofErr w:type="spellStart"/>
      <w:proofErr w:type="gramStart"/>
      <w:r w:rsidRPr="00746ABA">
        <w:rPr>
          <w:rFonts w:asciiTheme="minorHAnsi" w:hAnsiTheme="minorHAnsi"/>
          <w:sz w:val="22"/>
          <w:szCs w:val="22"/>
        </w:rPr>
        <w:t>doi</w:t>
      </w:r>
      <w:proofErr w:type="spellEnd"/>
      <w:proofErr w:type="gramEnd"/>
      <w:r w:rsidRPr="00746ABA">
        <w:rPr>
          <w:rFonts w:asciiTheme="minorHAnsi" w:hAnsiTheme="minorHAnsi"/>
          <w:sz w:val="22"/>
          <w:szCs w:val="22"/>
        </w:rPr>
        <w:t xml:space="preserve">: 10.1136/bmjopen-2017-017722. </w:t>
      </w:r>
    </w:p>
  </w:endnote>
  <w:endnote w:id="30">
    <w:p w14:paraId="6C568088" w14:textId="17DF3DC1"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Loopstra</w:t>
      </w:r>
      <w:proofErr w:type="spellEnd"/>
      <w:r w:rsidRPr="00746ABA">
        <w:rPr>
          <w:rFonts w:asciiTheme="minorHAnsi" w:hAnsiTheme="minorHAnsi"/>
          <w:sz w:val="22"/>
          <w:szCs w:val="22"/>
        </w:rPr>
        <w:t xml:space="preserve"> R, Reeves A, Barr B, Taylor-Robinson D, McKee M, </w:t>
      </w:r>
      <w:proofErr w:type="spellStart"/>
      <w:proofErr w:type="gramStart"/>
      <w:r w:rsidRPr="00746ABA">
        <w:rPr>
          <w:rFonts w:asciiTheme="minorHAnsi" w:hAnsiTheme="minorHAnsi"/>
          <w:sz w:val="22"/>
          <w:szCs w:val="22"/>
        </w:rPr>
        <w:t>Stuckler</w:t>
      </w:r>
      <w:proofErr w:type="spellEnd"/>
      <w:proofErr w:type="gramEnd"/>
      <w:r w:rsidRPr="00746ABA">
        <w:rPr>
          <w:rFonts w:asciiTheme="minorHAnsi" w:hAnsiTheme="minorHAnsi"/>
          <w:sz w:val="22"/>
          <w:szCs w:val="22"/>
        </w:rPr>
        <w:t xml:space="preserve"> D. The impact of economic downturns and budget cuts on homelessness claim rates across 323 local authorities in England, 2004–12. Journal of Public Health; 38(3): 417–425, doi:10.1093/</w:t>
      </w:r>
      <w:proofErr w:type="spellStart"/>
      <w:r w:rsidRPr="00746ABA">
        <w:rPr>
          <w:rFonts w:asciiTheme="minorHAnsi" w:hAnsiTheme="minorHAnsi"/>
          <w:sz w:val="22"/>
          <w:szCs w:val="22"/>
        </w:rPr>
        <w:t>pubmed</w:t>
      </w:r>
      <w:proofErr w:type="spellEnd"/>
      <w:r w:rsidRPr="00746ABA">
        <w:rPr>
          <w:rFonts w:asciiTheme="minorHAnsi" w:hAnsiTheme="minorHAnsi"/>
          <w:sz w:val="22"/>
          <w:szCs w:val="22"/>
        </w:rPr>
        <w:t xml:space="preserve">/fdv126. </w:t>
      </w:r>
    </w:p>
  </w:endnote>
  <w:endnote w:id="31">
    <w:p w14:paraId="32FED337" w14:textId="3C9ACF39"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Dorling D. Dying Quietly: English Suburbs and the Stiff Upper Lip. The Political Quarterly [online first]. </w:t>
      </w:r>
    </w:p>
  </w:endnote>
  <w:endnote w:id="32">
    <w:p w14:paraId="12C33F53" w14:textId="1177FBE8"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Hood A, Waters T. Living standards, poverty and inequality in the UK: 2016–17 to 2021–22. London, Institute for Fiscal Studies, 2017. </w:t>
      </w:r>
    </w:p>
  </w:endnote>
  <w:endnote w:id="33">
    <w:p w14:paraId="583DB9CE" w14:textId="4977B533"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Olshanksy</w:t>
      </w:r>
      <w:proofErr w:type="spellEnd"/>
      <w:r w:rsidRPr="00746ABA">
        <w:rPr>
          <w:rFonts w:asciiTheme="minorHAnsi" w:hAnsiTheme="minorHAnsi"/>
          <w:sz w:val="22"/>
          <w:szCs w:val="22"/>
        </w:rPr>
        <w:t xml:space="preserve"> SJ, </w:t>
      </w:r>
      <w:proofErr w:type="spellStart"/>
      <w:r w:rsidRPr="00746ABA">
        <w:rPr>
          <w:rFonts w:asciiTheme="minorHAnsi" w:hAnsiTheme="minorHAnsi"/>
          <w:sz w:val="22"/>
          <w:szCs w:val="22"/>
        </w:rPr>
        <w:t>Passaro</w:t>
      </w:r>
      <w:proofErr w:type="spellEnd"/>
      <w:r w:rsidRPr="00746ABA">
        <w:rPr>
          <w:rFonts w:asciiTheme="minorHAnsi" w:hAnsiTheme="minorHAnsi"/>
          <w:sz w:val="22"/>
          <w:szCs w:val="22"/>
        </w:rPr>
        <w:t xml:space="preserve"> DJ, </w:t>
      </w:r>
      <w:proofErr w:type="spellStart"/>
      <w:r w:rsidRPr="00746ABA">
        <w:rPr>
          <w:rFonts w:asciiTheme="minorHAnsi" w:hAnsiTheme="minorHAnsi"/>
          <w:sz w:val="22"/>
          <w:szCs w:val="22"/>
        </w:rPr>
        <w:t>Hershow</w:t>
      </w:r>
      <w:proofErr w:type="spellEnd"/>
      <w:r w:rsidRPr="00746ABA">
        <w:rPr>
          <w:rFonts w:asciiTheme="minorHAnsi" w:hAnsiTheme="minorHAnsi"/>
          <w:sz w:val="22"/>
          <w:szCs w:val="22"/>
        </w:rPr>
        <w:t xml:space="preserve"> RC. A Potential Decline in Life Expectancy in the United States in the 21st Century. N </w:t>
      </w:r>
      <w:proofErr w:type="spellStart"/>
      <w:r w:rsidRPr="00746ABA">
        <w:rPr>
          <w:rFonts w:asciiTheme="minorHAnsi" w:hAnsiTheme="minorHAnsi"/>
          <w:sz w:val="22"/>
          <w:szCs w:val="22"/>
        </w:rPr>
        <w:t>Engl</w:t>
      </w:r>
      <w:proofErr w:type="spellEnd"/>
      <w:r w:rsidRPr="00746ABA">
        <w:rPr>
          <w:rFonts w:asciiTheme="minorHAnsi" w:hAnsiTheme="minorHAnsi"/>
          <w:sz w:val="22"/>
          <w:szCs w:val="22"/>
        </w:rPr>
        <w:t xml:space="preserve"> J Med 2005; 352:1138-1145,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10.1056/NEJMsr043743. </w:t>
      </w:r>
    </w:p>
  </w:endnote>
  <w:endnote w:id="34">
    <w:p w14:paraId="1BD218DB" w14:textId="54258393"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Fransham</w:t>
      </w:r>
      <w:proofErr w:type="spellEnd"/>
      <w:r w:rsidRPr="00746ABA">
        <w:rPr>
          <w:rFonts w:asciiTheme="minorHAnsi" w:hAnsiTheme="minorHAnsi"/>
          <w:sz w:val="22"/>
          <w:szCs w:val="22"/>
        </w:rPr>
        <w:t xml:space="preserve"> M, Dorling D. Have mortality improvements stalled in England? Same data—different stories. BMJ 2017; 357: j1946,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10.1136/bmj.j1946.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1324677"/>
      <w:docPartObj>
        <w:docPartGallery w:val="Page Numbers (Bottom of Page)"/>
        <w:docPartUnique/>
      </w:docPartObj>
    </w:sdtPr>
    <w:sdtEndPr>
      <w:rPr>
        <w:rFonts w:asciiTheme="minorHAnsi" w:hAnsiTheme="minorHAnsi"/>
        <w:noProof/>
      </w:rPr>
    </w:sdtEndPr>
    <w:sdtContent>
      <w:p w14:paraId="24072B28" w14:textId="77777777" w:rsidR="005B4F44" w:rsidRPr="00C01689" w:rsidRDefault="005B4F44">
        <w:pPr>
          <w:pStyle w:val="Footer"/>
          <w:jc w:val="right"/>
          <w:rPr>
            <w:rFonts w:asciiTheme="minorHAnsi" w:hAnsiTheme="minorHAnsi"/>
          </w:rPr>
        </w:pPr>
        <w:r w:rsidRPr="00C01689">
          <w:rPr>
            <w:rFonts w:asciiTheme="minorHAnsi" w:hAnsiTheme="minorHAnsi"/>
          </w:rPr>
          <w:fldChar w:fldCharType="begin"/>
        </w:r>
        <w:r w:rsidRPr="00C01689">
          <w:rPr>
            <w:rFonts w:asciiTheme="minorHAnsi" w:hAnsiTheme="minorHAnsi"/>
          </w:rPr>
          <w:instrText xml:space="preserve"> PAGE   \* MERGEFORMAT </w:instrText>
        </w:r>
        <w:r w:rsidRPr="00C01689">
          <w:rPr>
            <w:rFonts w:asciiTheme="minorHAnsi" w:hAnsiTheme="minorHAnsi"/>
          </w:rPr>
          <w:fldChar w:fldCharType="separate"/>
        </w:r>
        <w:r w:rsidR="00C43706">
          <w:rPr>
            <w:rFonts w:asciiTheme="minorHAnsi" w:hAnsiTheme="minorHAnsi"/>
            <w:noProof/>
          </w:rPr>
          <w:t>18</w:t>
        </w:r>
        <w:r w:rsidRPr="00C01689">
          <w:rPr>
            <w:rFonts w:asciiTheme="minorHAnsi" w:hAnsiTheme="minorHAnsi"/>
            <w:noProof/>
          </w:rPr>
          <w:fldChar w:fldCharType="end"/>
        </w:r>
      </w:p>
    </w:sdtContent>
  </w:sdt>
  <w:p w14:paraId="420F713A" w14:textId="77777777" w:rsidR="005B4F44" w:rsidRDefault="005B4F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9A7FD1" w14:textId="77777777" w:rsidR="00290D81" w:rsidRDefault="00290D81" w:rsidP="00C01689">
      <w:pPr>
        <w:spacing w:after="0" w:line="240" w:lineRule="auto"/>
      </w:pPr>
      <w:r>
        <w:separator/>
      </w:r>
    </w:p>
  </w:footnote>
  <w:footnote w:type="continuationSeparator" w:id="0">
    <w:p w14:paraId="5BFE6BF9" w14:textId="77777777" w:rsidR="00290D81" w:rsidRDefault="00290D81" w:rsidP="00C016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6A441" w14:textId="6E7E525C" w:rsidR="005B4F44" w:rsidRPr="002C5000" w:rsidRDefault="005B4F44" w:rsidP="002C5000">
    <w:pPr>
      <w:pStyle w:val="Header"/>
      <w:jc w:val="right"/>
      <w:rPr>
        <w:rFonts w:asciiTheme="minorHAnsi" w:hAnsiTheme="minorHAnsi"/>
        <w:sz w:val="22"/>
      </w:rPr>
    </w:pPr>
    <w:r w:rsidRPr="002C5000">
      <w:rPr>
        <w:rFonts w:asciiTheme="minorHAnsi" w:hAnsiTheme="minorHAnsi"/>
        <w:sz w:val="22"/>
      </w:rPr>
      <w:t>Draft</w:t>
    </w:r>
    <w:r w:rsidR="000745F6">
      <w:rPr>
        <w:rFonts w:asciiTheme="minorHAnsi" w:hAnsiTheme="minorHAnsi"/>
        <w:sz w:val="22"/>
      </w:rPr>
      <w:t xml:space="preserve"> 2</w:t>
    </w:r>
    <w:r w:rsidR="007C4023">
      <w:rPr>
        <w:rFonts w:asciiTheme="minorHAnsi" w:hAnsiTheme="minorHAnsi"/>
        <w:sz w:val="22"/>
      </w:rPr>
      <w:t>6</w:t>
    </w:r>
    <w:r w:rsidR="007C4023" w:rsidRPr="007C4023">
      <w:rPr>
        <w:rFonts w:asciiTheme="minorHAnsi" w:hAnsiTheme="minorHAnsi"/>
        <w:sz w:val="22"/>
        <w:vertAlign w:val="superscript"/>
      </w:rPr>
      <w:t>th</w:t>
    </w:r>
    <w:r w:rsidR="007C4023">
      <w:rPr>
        <w:rFonts w:asciiTheme="minorHAnsi" w:hAnsiTheme="minorHAnsi"/>
        <w:sz w:val="22"/>
      </w:rPr>
      <w:t xml:space="preserve"> </w:t>
    </w:r>
    <w:r w:rsidRPr="002C5000">
      <w:rPr>
        <w:rFonts w:asciiTheme="minorHAnsi" w:hAnsiTheme="minorHAnsi"/>
        <w:sz w:val="22"/>
      </w:rPr>
      <w:t>November 2018 (v1.</w:t>
    </w:r>
    <w:r w:rsidR="00D37799">
      <w:rPr>
        <w:rFonts w:asciiTheme="minorHAnsi" w:hAnsiTheme="minorHAnsi"/>
        <w:sz w:val="22"/>
      </w:rPr>
      <w:t>5</w:t>
    </w:r>
    <w:r w:rsidRPr="002C5000">
      <w:rPr>
        <w:rFonts w:asciiTheme="minorHAnsi" w:hAnsiTheme="minorHAnsi"/>
        <w:sz w:val="22"/>
      </w:rPr>
      <w:t>)</w:t>
    </w:r>
  </w:p>
  <w:p w14:paraId="452D525B" w14:textId="77777777" w:rsidR="005B4F44" w:rsidRDefault="005B4F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D3D69"/>
    <w:multiLevelType w:val="hybridMultilevel"/>
    <w:tmpl w:val="01D8F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0061B3"/>
    <w:multiLevelType w:val="hybridMultilevel"/>
    <w:tmpl w:val="AF642C04"/>
    <w:lvl w:ilvl="0" w:tplc="E3C4646C">
      <w:start w:val="1"/>
      <w:numFmt w:val="bullet"/>
      <w:pStyle w:val="Tablebullet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1B618A"/>
    <w:multiLevelType w:val="hybridMultilevel"/>
    <w:tmpl w:val="54ACB2DE"/>
    <w:lvl w:ilvl="0" w:tplc="862E0F06">
      <w:start w:val="1"/>
      <w:numFmt w:val="bullet"/>
      <w:lvlText w:val="•"/>
      <w:lvlJc w:val="left"/>
      <w:pPr>
        <w:tabs>
          <w:tab w:val="num" w:pos="720"/>
        </w:tabs>
        <w:ind w:left="720" w:hanging="360"/>
      </w:pPr>
      <w:rPr>
        <w:rFonts w:ascii="Arial" w:hAnsi="Arial" w:hint="default"/>
      </w:rPr>
    </w:lvl>
    <w:lvl w:ilvl="1" w:tplc="CA68A1F0" w:tentative="1">
      <w:start w:val="1"/>
      <w:numFmt w:val="bullet"/>
      <w:lvlText w:val="•"/>
      <w:lvlJc w:val="left"/>
      <w:pPr>
        <w:tabs>
          <w:tab w:val="num" w:pos="1440"/>
        </w:tabs>
        <w:ind w:left="1440" w:hanging="360"/>
      </w:pPr>
      <w:rPr>
        <w:rFonts w:ascii="Arial" w:hAnsi="Arial" w:hint="default"/>
      </w:rPr>
    </w:lvl>
    <w:lvl w:ilvl="2" w:tplc="FA6A692E" w:tentative="1">
      <w:start w:val="1"/>
      <w:numFmt w:val="bullet"/>
      <w:lvlText w:val="•"/>
      <w:lvlJc w:val="left"/>
      <w:pPr>
        <w:tabs>
          <w:tab w:val="num" w:pos="2160"/>
        </w:tabs>
        <w:ind w:left="2160" w:hanging="360"/>
      </w:pPr>
      <w:rPr>
        <w:rFonts w:ascii="Arial" w:hAnsi="Arial" w:hint="default"/>
      </w:rPr>
    </w:lvl>
    <w:lvl w:ilvl="3" w:tplc="92DC8FD8" w:tentative="1">
      <w:start w:val="1"/>
      <w:numFmt w:val="bullet"/>
      <w:lvlText w:val="•"/>
      <w:lvlJc w:val="left"/>
      <w:pPr>
        <w:tabs>
          <w:tab w:val="num" w:pos="2880"/>
        </w:tabs>
        <w:ind w:left="2880" w:hanging="360"/>
      </w:pPr>
      <w:rPr>
        <w:rFonts w:ascii="Arial" w:hAnsi="Arial" w:hint="default"/>
      </w:rPr>
    </w:lvl>
    <w:lvl w:ilvl="4" w:tplc="D8A83B0E" w:tentative="1">
      <w:start w:val="1"/>
      <w:numFmt w:val="bullet"/>
      <w:lvlText w:val="•"/>
      <w:lvlJc w:val="left"/>
      <w:pPr>
        <w:tabs>
          <w:tab w:val="num" w:pos="3600"/>
        </w:tabs>
        <w:ind w:left="3600" w:hanging="360"/>
      </w:pPr>
      <w:rPr>
        <w:rFonts w:ascii="Arial" w:hAnsi="Arial" w:hint="default"/>
      </w:rPr>
    </w:lvl>
    <w:lvl w:ilvl="5" w:tplc="FF5C15BC" w:tentative="1">
      <w:start w:val="1"/>
      <w:numFmt w:val="bullet"/>
      <w:lvlText w:val="•"/>
      <w:lvlJc w:val="left"/>
      <w:pPr>
        <w:tabs>
          <w:tab w:val="num" w:pos="4320"/>
        </w:tabs>
        <w:ind w:left="4320" w:hanging="360"/>
      </w:pPr>
      <w:rPr>
        <w:rFonts w:ascii="Arial" w:hAnsi="Arial" w:hint="default"/>
      </w:rPr>
    </w:lvl>
    <w:lvl w:ilvl="6" w:tplc="3E54853C" w:tentative="1">
      <w:start w:val="1"/>
      <w:numFmt w:val="bullet"/>
      <w:lvlText w:val="•"/>
      <w:lvlJc w:val="left"/>
      <w:pPr>
        <w:tabs>
          <w:tab w:val="num" w:pos="5040"/>
        </w:tabs>
        <w:ind w:left="5040" w:hanging="360"/>
      </w:pPr>
      <w:rPr>
        <w:rFonts w:ascii="Arial" w:hAnsi="Arial" w:hint="default"/>
      </w:rPr>
    </w:lvl>
    <w:lvl w:ilvl="7" w:tplc="C19C323C" w:tentative="1">
      <w:start w:val="1"/>
      <w:numFmt w:val="bullet"/>
      <w:lvlText w:val="•"/>
      <w:lvlJc w:val="left"/>
      <w:pPr>
        <w:tabs>
          <w:tab w:val="num" w:pos="5760"/>
        </w:tabs>
        <w:ind w:left="5760" w:hanging="360"/>
      </w:pPr>
      <w:rPr>
        <w:rFonts w:ascii="Arial" w:hAnsi="Arial" w:hint="default"/>
      </w:rPr>
    </w:lvl>
    <w:lvl w:ilvl="8" w:tplc="758E601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31284A"/>
    <w:multiLevelType w:val="hybridMultilevel"/>
    <w:tmpl w:val="9AB20DCA"/>
    <w:lvl w:ilvl="0" w:tplc="402E83FA">
      <w:start w:val="1"/>
      <w:numFmt w:val="bullet"/>
      <w:pStyle w:val="Bulletbody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FB5320"/>
    <w:multiLevelType w:val="hybridMultilevel"/>
    <w:tmpl w:val="6E841BCC"/>
    <w:lvl w:ilvl="0" w:tplc="5D283A32">
      <w:start w:val="1"/>
      <w:numFmt w:val="bullet"/>
      <w:pStyle w:val="Sub-bulletbody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9B34C0D"/>
    <w:multiLevelType w:val="hybridMultilevel"/>
    <w:tmpl w:val="D19CFD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A67545"/>
    <w:multiLevelType w:val="hybridMultilevel"/>
    <w:tmpl w:val="7494C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E37314"/>
    <w:multiLevelType w:val="hybridMultilevel"/>
    <w:tmpl w:val="9E103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B21A5"/>
    <w:multiLevelType w:val="hybridMultilevel"/>
    <w:tmpl w:val="10EEDEE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0233C5"/>
    <w:multiLevelType w:val="hybridMultilevel"/>
    <w:tmpl w:val="A1A26F5E"/>
    <w:lvl w:ilvl="0" w:tplc="F762156E">
      <w:start w:val="1"/>
      <w:numFmt w:val="bullet"/>
      <w:lvlText w:val="•"/>
      <w:lvlJc w:val="left"/>
      <w:pPr>
        <w:tabs>
          <w:tab w:val="num" w:pos="720"/>
        </w:tabs>
        <w:ind w:left="720" w:hanging="360"/>
      </w:pPr>
      <w:rPr>
        <w:rFonts w:ascii="Arial" w:hAnsi="Arial" w:hint="default"/>
      </w:rPr>
    </w:lvl>
    <w:lvl w:ilvl="1" w:tplc="A25E8E74" w:tentative="1">
      <w:start w:val="1"/>
      <w:numFmt w:val="bullet"/>
      <w:lvlText w:val="•"/>
      <w:lvlJc w:val="left"/>
      <w:pPr>
        <w:tabs>
          <w:tab w:val="num" w:pos="1440"/>
        </w:tabs>
        <w:ind w:left="1440" w:hanging="360"/>
      </w:pPr>
      <w:rPr>
        <w:rFonts w:ascii="Arial" w:hAnsi="Arial" w:hint="default"/>
      </w:rPr>
    </w:lvl>
    <w:lvl w:ilvl="2" w:tplc="898C5E2A" w:tentative="1">
      <w:start w:val="1"/>
      <w:numFmt w:val="bullet"/>
      <w:lvlText w:val="•"/>
      <w:lvlJc w:val="left"/>
      <w:pPr>
        <w:tabs>
          <w:tab w:val="num" w:pos="2160"/>
        </w:tabs>
        <w:ind w:left="2160" w:hanging="360"/>
      </w:pPr>
      <w:rPr>
        <w:rFonts w:ascii="Arial" w:hAnsi="Arial" w:hint="default"/>
      </w:rPr>
    </w:lvl>
    <w:lvl w:ilvl="3" w:tplc="E59A023A" w:tentative="1">
      <w:start w:val="1"/>
      <w:numFmt w:val="bullet"/>
      <w:lvlText w:val="•"/>
      <w:lvlJc w:val="left"/>
      <w:pPr>
        <w:tabs>
          <w:tab w:val="num" w:pos="2880"/>
        </w:tabs>
        <w:ind w:left="2880" w:hanging="360"/>
      </w:pPr>
      <w:rPr>
        <w:rFonts w:ascii="Arial" w:hAnsi="Arial" w:hint="default"/>
      </w:rPr>
    </w:lvl>
    <w:lvl w:ilvl="4" w:tplc="CCAECDD8" w:tentative="1">
      <w:start w:val="1"/>
      <w:numFmt w:val="bullet"/>
      <w:lvlText w:val="•"/>
      <w:lvlJc w:val="left"/>
      <w:pPr>
        <w:tabs>
          <w:tab w:val="num" w:pos="3600"/>
        </w:tabs>
        <w:ind w:left="3600" w:hanging="360"/>
      </w:pPr>
      <w:rPr>
        <w:rFonts w:ascii="Arial" w:hAnsi="Arial" w:hint="default"/>
      </w:rPr>
    </w:lvl>
    <w:lvl w:ilvl="5" w:tplc="8F7AC16E" w:tentative="1">
      <w:start w:val="1"/>
      <w:numFmt w:val="bullet"/>
      <w:lvlText w:val="•"/>
      <w:lvlJc w:val="left"/>
      <w:pPr>
        <w:tabs>
          <w:tab w:val="num" w:pos="4320"/>
        </w:tabs>
        <w:ind w:left="4320" w:hanging="360"/>
      </w:pPr>
      <w:rPr>
        <w:rFonts w:ascii="Arial" w:hAnsi="Arial" w:hint="default"/>
      </w:rPr>
    </w:lvl>
    <w:lvl w:ilvl="6" w:tplc="2284A9F0" w:tentative="1">
      <w:start w:val="1"/>
      <w:numFmt w:val="bullet"/>
      <w:lvlText w:val="•"/>
      <w:lvlJc w:val="left"/>
      <w:pPr>
        <w:tabs>
          <w:tab w:val="num" w:pos="5040"/>
        </w:tabs>
        <w:ind w:left="5040" w:hanging="360"/>
      </w:pPr>
      <w:rPr>
        <w:rFonts w:ascii="Arial" w:hAnsi="Arial" w:hint="default"/>
      </w:rPr>
    </w:lvl>
    <w:lvl w:ilvl="7" w:tplc="0A42F628" w:tentative="1">
      <w:start w:val="1"/>
      <w:numFmt w:val="bullet"/>
      <w:lvlText w:val="•"/>
      <w:lvlJc w:val="left"/>
      <w:pPr>
        <w:tabs>
          <w:tab w:val="num" w:pos="5760"/>
        </w:tabs>
        <w:ind w:left="5760" w:hanging="360"/>
      </w:pPr>
      <w:rPr>
        <w:rFonts w:ascii="Arial" w:hAnsi="Arial" w:hint="default"/>
      </w:rPr>
    </w:lvl>
    <w:lvl w:ilvl="8" w:tplc="095442F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2481EFD"/>
    <w:multiLevelType w:val="hybridMultilevel"/>
    <w:tmpl w:val="E98C249E"/>
    <w:lvl w:ilvl="0" w:tplc="75C81E86">
      <w:start w:val="1"/>
      <w:numFmt w:val="bullet"/>
      <w:pStyle w:val="Tablesub-bullet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4462ABC"/>
    <w:multiLevelType w:val="hybridMultilevel"/>
    <w:tmpl w:val="4F863FAC"/>
    <w:lvl w:ilvl="0" w:tplc="212AD3A2">
      <w:start w:val="1"/>
      <w:numFmt w:val="lowerRoman"/>
      <w:pStyle w:val="Tablesub-numbered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DB87D9E"/>
    <w:multiLevelType w:val="hybridMultilevel"/>
    <w:tmpl w:val="E8B298F4"/>
    <w:lvl w:ilvl="0" w:tplc="C10A2E88">
      <w:start w:val="1"/>
      <w:numFmt w:val="lowerRoman"/>
      <w:pStyle w:val="Sub-numberedbody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F527B91"/>
    <w:multiLevelType w:val="hybridMultilevel"/>
    <w:tmpl w:val="94005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687E35"/>
    <w:multiLevelType w:val="multilevel"/>
    <w:tmpl w:val="F834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A07ED"/>
    <w:multiLevelType w:val="hybridMultilevel"/>
    <w:tmpl w:val="8D6E3036"/>
    <w:lvl w:ilvl="0" w:tplc="BDE45CA4">
      <w:start w:val="1"/>
      <w:numFmt w:val="decimal"/>
      <w:pStyle w:val="Numberedbody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09E2568"/>
    <w:multiLevelType w:val="hybridMultilevel"/>
    <w:tmpl w:val="70DE8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60203E"/>
    <w:multiLevelType w:val="hybridMultilevel"/>
    <w:tmpl w:val="99BC47F6"/>
    <w:lvl w:ilvl="0" w:tplc="9DD0DBF4">
      <w:start w:val="1"/>
      <w:numFmt w:val="decimal"/>
      <w:pStyle w:val="Tablenumbered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5A4958"/>
    <w:multiLevelType w:val="multilevel"/>
    <w:tmpl w:val="CE4C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5"/>
  </w:num>
  <w:num w:numId="3">
    <w:abstractNumId w:val="4"/>
  </w:num>
  <w:num w:numId="4">
    <w:abstractNumId w:val="12"/>
  </w:num>
  <w:num w:numId="5">
    <w:abstractNumId w:val="1"/>
  </w:num>
  <w:num w:numId="6">
    <w:abstractNumId w:val="17"/>
  </w:num>
  <w:num w:numId="7">
    <w:abstractNumId w:val="10"/>
  </w:num>
  <w:num w:numId="8">
    <w:abstractNumId w:val="11"/>
  </w:num>
  <w:num w:numId="9">
    <w:abstractNumId w:val="0"/>
  </w:num>
  <w:num w:numId="10">
    <w:abstractNumId w:val="8"/>
  </w:num>
  <w:num w:numId="11">
    <w:abstractNumId w:val="2"/>
  </w:num>
  <w:num w:numId="12">
    <w:abstractNumId w:val="13"/>
  </w:num>
  <w:num w:numId="13">
    <w:abstractNumId w:val="9"/>
  </w:num>
  <w:num w:numId="14">
    <w:abstractNumId w:val="7"/>
  </w:num>
  <w:num w:numId="15">
    <w:abstractNumId w:val="14"/>
  </w:num>
  <w:num w:numId="16">
    <w:abstractNumId w:val="18"/>
  </w:num>
  <w:num w:numId="17">
    <w:abstractNumId w:val="5"/>
  </w:num>
  <w:num w:numId="18">
    <w:abstractNumId w:val="16"/>
  </w:num>
  <w:num w:numId="19">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 Minton">
    <w15:presenceInfo w15:providerId="AD" w15:userId="S-1-5-21-715991605-1245273282-14044502-31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D78"/>
    <w:rsid w:val="00003FCE"/>
    <w:rsid w:val="00030E74"/>
    <w:rsid w:val="0003231D"/>
    <w:rsid w:val="000560D2"/>
    <w:rsid w:val="0006283B"/>
    <w:rsid w:val="000745F6"/>
    <w:rsid w:val="00092709"/>
    <w:rsid w:val="000B5054"/>
    <w:rsid w:val="000B77D5"/>
    <w:rsid w:val="000B7B14"/>
    <w:rsid w:val="000C6EB6"/>
    <w:rsid w:val="000D6AA2"/>
    <w:rsid w:val="000E4988"/>
    <w:rsid w:val="00105890"/>
    <w:rsid w:val="0010680F"/>
    <w:rsid w:val="00106EF1"/>
    <w:rsid w:val="00112265"/>
    <w:rsid w:val="00120525"/>
    <w:rsid w:val="0013180F"/>
    <w:rsid w:val="00140405"/>
    <w:rsid w:val="001675F3"/>
    <w:rsid w:val="00172860"/>
    <w:rsid w:val="001729BB"/>
    <w:rsid w:val="00175C38"/>
    <w:rsid w:val="00186039"/>
    <w:rsid w:val="00193FA8"/>
    <w:rsid w:val="001A170A"/>
    <w:rsid w:val="001A496F"/>
    <w:rsid w:val="001B1027"/>
    <w:rsid w:val="001B795D"/>
    <w:rsid w:val="001C3F38"/>
    <w:rsid w:val="001C7B75"/>
    <w:rsid w:val="001D1890"/>
    <w:rsid w:val="001E32DE"/>
    <w:rsid w:val="001E602B"/>
    <w:rsid w:val="001E6745"/>
    <w:rsid w:val="00211339"/>
    <w:rsid w:val="00211922"/>
    <w:rsid w:val="002152CF"/>
    <w:rsid w:val="00227009"/>
    <w:rsid w:val="00233420"/>
    <w:rsid w:val="00241C5B"/>
    <w:rsid w:val="00244AF4"/>
    <w:rsid w:val="00252569"/>
    <w:rsid w:val="00265062"/>
    <w:rsid w:val="00290D81"/>
    <w:rsid w:val="002B4F7B"/>
    <w:rsid w:val="002C5000"/>
    <w:rsid w:val="002C5F99"/>
    <w:rsid w:val="002D1027"/>
    <w:rsid w:val="002D6BBA"/>
    <w:rsid w:val="002E2303"/>
    <w:rsid w:val="002E63B4"/>
    <w:rsid w:val="002E6736"/>
    <w:rsid w:val="002F0D86"/>
    <w:rsid w:val="00307C29"/>
    <w:rsid w:val="00315924"/>
    <w:rsid w:val="00315BCA"/>
    <w:rsid w:val="003347DA"/>
    <w:rsid w:val="0033754D"/>
    <w:rsid w:val="00347701"/>
    <w:rsid w:val="00352307"/>
    <w:rsid w:val="00373501"/>
    <w:rsid w:val="0038233D"/>
    <w:rsid w:val="00382649"/>
    <w:rsid w:val="00384CBE"/>
    <w:rsid w:val="00391899"/>
    <w:rsid w:val="003A1B0D"/>
    <w:rsid w:val="003C4E7C"/>
    <w:rsid w:val="003C5ECF"/>
    <w:rsid w:val="003D60FF"/>
    <w:rsid w:val="003E33A5"/>
    <w:rsid w:val="003F037A"/>
    <w:rsid w:val="00400414"/>
    <w:rsid w:val="00401669"/>
    <w:rsid w:val="00401805"/>
    <w:rsid w:val="00401B91"/>
    <w:rsid w:val="00420325"/>
    <w:rsid w:val="00427A1A"/>
    <w:rsid w:val="0043239C"/>
    <w:rsid w:val="00434022"/>
    <w:rsid w:val="004437CB"/>
    <w:rsid w:val="0046387F"/>
    <w:rsid w:val="0048525F"/>
    <w:rsid w:val="00495A63"/>
    <w:rsid w:val="00497670"/>
    <w:rsid w:val="004B30D0"/>
    <w:rsid w:val="004C53E1"/>
    <w:rsid w:val="004D0601"/>
    <w:rsid w:val="004D4C12"/>
    <w:rsid w:val="004E04EF"/>
    <w:rsid w:val="004E5E5E"/>
    <w:rsid w:val="00505672"/>
    <w:rsid w:val="00505C29"/>
    <w:rsid w:val="00510388"/>
    <w:rsid w:val="00515FE4"/>
    <w:rsid w:val="00520497"/>
    <w:rsid w:val="0052739D"/>
    <w:rsid w:val="00546CD5"/>
    <w:rsid w:val="00552E7C"/>
    <w:rsid w:val="0056196C"/>
    <w:rsid w:val="00562226"/>
    <w:rsid w:val="0056720F"/>
    <w:rsid w:val="00580A18"/>
    <w:rsid w:val="0058767C"/>
    <w:rsid w:val="00591CB9"/>
    <w:rsid w:val="005B1D78"/>
    <w:rsid w:val="005B4F44"/>
    <w:rsid w:val="005C0D9C"/>
    <w:rsid w:val="005C59C3"/>
    <w:rsid w:val="005D5A5A"/>
    <w:rsid w:val="005D76FF"/>
    <w:rsid w:val="00611FFA"/>
    <w:rsid w:val="0061235E"/>
    <w:rsid w:val="00613A14"/>
    <w:rsid w:val="00615136"/>
    <w:rsid w:val="0062144C"/>
    <w:rsid w:val="00634A23"/>
    <w:rsid w:val="006602F3"/>
    <w:rsid w:val="00664ABC"/>
    <w:rsid w:val="006712C0"/>
    <w:rsid w:val="00681205"/>
    <w:rsid w:val="00686DE9"/>
    <w:rsid w:val="006979F9"/>
    <w:rsid w:val="006C0691"/>
    <w:rsid w:val="006C18D4"/>
    <w:rsid w:val="006C3EFA"/>
    <w:rsid w:val="006D124E"/>
    <w:rsid w:val="006E29B4"/>
    <w:rsid w:val="006E7462"/>
    <w:rsid w:val="00704FED"/>
    <w:rsid w:val="00714FEC"/>
    <w:rsid w:val="00720A61"/>
    <w:rsid w:val="00723AFA"/>
    <w:rsid w:val="00730209"/>
    <w:rsid w:val="00730A92"/>
    <w:rsid w:val="007459AB"/>
    <w:rsid w:val="00746ABA"/>
    <w:rsid w:val="0075429A"/>
    <w:rsid w:val="00766141"/>
    <w:rsid w:val="007A3FFC"/>
    <w:rsid w:val="007A67F6"/>
    <w:rsid w:val="007A7D51"/>
    <w:rsid w:val="007B0966"/>
    <w:rsid w:val="007C4023"/>
    <w:rsid w:val="007D59E6"/>
    <w:rsid w:val="007E4807"/>
    <w:rsid w:val="00801D27"/>
    <w:rsid w:val="008218E9"/>
    <w:rsid w:val="0082563B"/>
    <w:rsid w:val="00825D4A"/>
    <w:rsid w:val="0083254D"/>
    <w:rsid w:val="00835EB3"/>
    <w:rsid w:val="0084596C"/>
    <w:rsid w:val="008527EF"/>
    <w:rsid w:val="00866397"/>
    <w:rsid w:val="00873481"/>
    <w:rsid w:val="00875599"/>
    <w:rsid w:val="008808AC"/>
    <w:rsid w:val="0088559B"/>
    <w:rsid w:val="008915B5"/>
    <w:rsid w:val="00894CB7"/>
    <w:rsid w:val="008A047C"/>
    <w:rsid w:val="008A2B1A"/>
    <w:rsid w:val="008A43C1"/>
    <w:rsid w:val="008A477A"/>
    <w:rsid w:val="008B617D"/>
    <w:rsid w:val="00901272"/>
    <w:rsid w:val="009136F0"/>
    <w:rsid w:val="00937026"/>
    <w:rsid w:val="00966018"/>
    <w:rsid w:val="00966306"/>
    <w:rsid w:val="0098337E"/>
    <w:rsid w:val="009D7E7F"/>
    <w:rsid w:val="009E3BB3"/>
    <w:rsid w:val="009E7C53"/>
    <w:rsid w:val="009F58EB"/>
    <w:rsid w:val="00A46C5D"/>
    <w:rsid w:val="00A529A8"/>
    <w:rsid w:val="00A53A66"/>
    <w:rsid w:val="00A67482"/>
    <w:rsid w:val="00A72F88"/>
    <w:rsid w:val="00A7442F"/>
    <w:rsid w:val="00A77C1D"/>
    <w:rsid w:val="00A823B6"/>
    <w:rsid w:val="00AA0A73"/>
    <w:rsid w:val="00AB0529"/>
    <w:rsid w:val="00AC24FF"/>
    <w:rsid w:val="00AC7878"/>
    <w:rsid w:val="00AF2006"/>
    <w:rsid w:val="00B06AEE"/>
    <w:rsid w:val="00B1206B"/>
    <w:rsid w:val="00B15E40"/>
    <w:rsid w:val="00B366F3"/>
    <w:rsid w:val="00B51E30"/>
    <w:rsid w:val="00B64DA3"/>
    <w:rsid w:val="00B6594E"/>
    <w:rsid w:val="00B76B10"/>
    <w:rsid w:val="00B8717F"/>
    <w:rsid w:val="00B90251"/>
    <w:rsid w:val="00B91A75"/>
    <w:rsid w:val="00B92E49"/>
    <w:rsid w:val="00B94561"/>
    <w:rsid w:val="00BA08ED"/>
    <w:rsid w:val="00BA6AA1"/>
    <w:rsid w:val="00BB0209"/>
    <w:rsid w:val="00BB1323"/>
    <w:rsid w:val="00BB5978"/>
    <w:rsid w:val="00BC3715"/>
    <w:rsid w:val="00BF3F19"/>
    <w:rsid w:val="00C01689"/>
    <w:rsid w:val="00C059A2"/>
    <w:rsid w:val="00C27630"/>
    <w:rsid w:val="00C3025E"/>
    <w:rsid w:val="00C3298A"/>
    <w:rsid w:val="00C4171C"/>
    <w:rsid w:val="00C43706"/>
    <w:rsid w:val="00C4703F"/>
    <w:rsid w:val="00C564DC"/>
    <w:rsid w:val="00C60191"/>
    <w:rsid w:val="00C81746"/>
    <w:rsid w:val="00C953BE"/>
    <w:rsid w:val="00CA7940"/>
    <w:rsid w:val="00CC4236"/>
    <w:rsid w:val="00CD1081"/>
    <w:rsid w:val="00CE1BD4"/>
    <w:rsid w:val="00CE2652"/>
    <w:rsid w:val="00CE5C70"/>
    <w:rsid w:val="00D1284E"/>
    <w:rsid w:val="00D279C4"/>
    <w:rsid w:val="00D37799"/>
    <w:rsid w:val="00D41D62"/>
    <w:rsid w:val="00D434C4"/>
    <w:rsid w:val="00D53106"/>
    <w:rsid w:val="00D86485"/>
    <w:rsid w:val="00D92ECA"/>
    <w:rsid w:val="00D972DE"/>
    <w:rsid w:val="00DA1227"/>
    <w:rsid w:val="00DD0184"/>
    <w:rsid w:val="00DD36B1"/>
    <w:rsid w:val="00DE00BD"/>
    <w:rsid w:val="00DE193A"/>
    <w:rsid w:val="00DE54F8"/>
    <w:rsid w:val="00DE7C98"/>
    <w:rsid w:val="00DF336A"/>
    <w:rsid w:val="00DF67F0"/>
    <w:rsid w:val="00DF6EDB"/>
    <w:rsid w:val="00E15B8E"/>
    <w:rsid w:val="00E16CCF"/>
    <w:rsid w:val="00E260D2"/>
    <w:rsid w:val="00E26915"/>
    <w:rsid w:val="00E44A15"/>
    <w:rsid w:val="00E600FD"/>
    <w:rsid w:val="00E728F7"/>
    <w:rsid w:val="00E73D3B"/>
    <w:rsid w:val="00E91614"/>
    <w:rsid w:val="00E91886"/>
    <w:rsid w:val="00E91D77"/>
    <w:rsid w:val="00E9200E"/>
    <w:rsid w:val="00ED005B"/>
    <w:rsid w:val="00EE0C00"/>
    <w:rsid w:val="00F17A93"/>
    <w:rsid w:val="00F42410"/>
    <w:rsid w:val="00F42FC0"/>
    <w:rsid w:val="00F52598"/>
    <w:rsid w:val="00F73074"/>
    <w:rsid w:val="00F76F61"/>
    <w:rsid w:val="00F87672"/>
    <w:rsid w:val="00F877BE"/>
    <w:rsid w:val="00FA02F9"/>
    <w:rsid w:val="00FA6955"/>
    <w:rsid w:val="00FB7FD0"/>
    <w:rsid w:val="00FC3F94"/>
    <w:rsid w:val="00FD32F6"/>
    <w:rsid w:val="00FD4F58"/>
    <w:rsid w:val="00FE14EB"/>
    <w:rsid w:val="00FF20BE"/>
    <w:rsid w:val="00FF3C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6E88D2"/>
  <w15:chartTrackingRefBased/>
  <w15:docId w15:val="{10A2D4A8-64BC-4DFD-A15E-6D4F2B20C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GB" w:eastAsia="en-GB" w:bidi="ar-SA"/>
      </w:rPr>
    </w:rPrDefault>
    <w:pPrDefault/>
  </w:docDefaults>
  <w:latentStyles w:defLockedState="0" w:defUIPriority="0" w:defSemiHidden="0" w:defUnhideWhenUsed="0" w:defQFormat="0" w:count="37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C3EFA"/>
    <w:pPr>
      <w:spacing w:after="160" w:line="259" w:lineRule="auto"/>
    </w:pPr>
    <w:rPr>
      <w:rFonts w:ascii="Arial" w:hAnsi="Arial"/>
      <w:sz w:val="2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
    <w:name w:val="Section head"/>
    <w:next w:val="Normal"/>
    <w:uiPriority w:val="99"/>
    <w:qFormat/>
    <w:rsid w:val="00244AF4"/>
    <w:pPr>
      <w:spacing w:after="120" w:line="360" w:lineRule="auto"/>
    </w:pPr>
    <w:rPr>
      <w:rFonts w:ascii="Arial" w:eastAsiaTheme="minorHAnsi" w:hAnsi="Arial" w:cs="Arial"/>
      <w:b/>
      <w:sz w:val="48"/>
      <w:szCs w:val="24"/>
    </w:rPr>
  </w:style>
  <w:style w:type="paragraph" w:customStyle="1" w:styleId="Ahead">
    <w:name w:val="A head"/>
    <w:basedOn w:val="Sectionhead"/>
    <w:next w:val="Normal"/>
    <w:link w:val="AheadChar"/>
    <w:qFormat/>
    <w:rsid w:val="00873481"/>
    <w:pPr>
      <w:spacing w:line="240" w:lineRule="auto"/>
    </w:pPr>
    <w:rPr>
      <w:sz w:val="40"/>
    </w:rPr>
  </w:style>
  <w:style w:type="character" w:customStyle="1" w:styleId="AheadChar">
    <w:name w:val="A head Char"/>
    <w:basedOn w:val="DefaultParagraphFont"/>
    <w:link w:val="Ahead"/>
    <w:rsid w:val="00873481"/>
    <w:rPr>
      <w:rFonts w:ascii="Arial" w:eastAsiaTheme="minorHAnsi" w:hAnsi="Arial" w:cs="Arial"/>
      <w:b/>
      <w:sz w:val="40"/>
      <w:szCs w:val="24"/>
    </w:rPr>
  </w:style>
  <w:style w:type="paragraph" w:customStyle="1" w:styleId="Bhead">
    <w:name w:val="B head"/>
    <w:basedOn w:val="Ahead"/>
    <w:next w:val="Normal"/>
    <w:link w:val="BheadChar"/>
    <w:qFormat/>
    <w:rsid w:val="00873481"/>
    <w:rPr>
      <w:rFonts w:eastAsia="Cambria"/>
      <w:sz w:val="32"/>
    </w:rPr>
  </w:style>
  <w:style w:type="character" w:customStyle="1" w:styleId="BheadChar">
    <w:name w:val="B head Char"/>
    <w:basedOn w:val="DefaultParagraphFont"/>
    <w:link w:val="Bhead"/>
    <w:rsid w:val="00873481"/>
    <w:rPr>
      <w:rFonts w:ascii="Arial" w:eastAsia="Cambria" w:hAnsi="Arial" w:cs="Arial"/>
      <w:b/>
      <w:sz w:val="32"/>
      <w:szCs w:val="24"/>
    </w:rPr>
  </w:style>
  <w:style w:type="character" w:customStyle="1" w:styleId="Bodytextbold">
    <w:name w:val="Body text bold"/>
    <w:basedOn w:val="DefaultParagraphFont"/>
    <w:uiPriority w:val="1"/>
    <w:qFormat/>
    <w:rsid w:val="00681205"/>
    <w:rPr>
      <w:rFonts w:ascii="Arial" w:hAnsi="Arial"/>
      <w:b/>
      <w:sz w:val="24"/>
    </w:rPr>
  </w:style>
  <w:style w:type="character" w:customStyle="1" w:styleId="Bodytextitalic">
    <w:name w:val="Body text italic"/>
    <w:basedOn w:val="DefaultParagraphFont"/>
    <w:uiPriority w:val="1"/>
    <w:qFormat/>
    <w:rsid w:val="00681205"/>
    <w:rPr>
      <w:rFonts w:ascii="Arial" w:hAnsi="Arial"/>
      <w:i/>
      <w:sz w:val="24"/>
    </w:rPr>
  </w:style>
  <w:style w:type="paragraph" w:customStyle="1" w:styleId="BodyText1">
    <w:name w:val="Body Text1"/>
    <w:qFormat/>
    <w:rsid w:val="00873481"/>
    <w:pPr>
      <w:autoSpaceDE w:val="0"/>
      <w:autoSpaceDN w:val="0"/>
      <w:adjustRightInd w:val="0"/>
    </w:pPr>
    <w:rPr>
      <w:rFonts w:ascii="Arial" w:eastAsiaTheme="minorHAnsi" w:hAnsi="Arial" w:cs="Arial"/>
      <w:sz w:val="24"/>
      <w:szCs w:val="24"/>
    </w:rPr>
  </w:style>
  <w:style w:type="paragraph" w:customStyle="1" w:styleId="Bulletbodytext">
    <w:name w:val="Bullet body text"/>
    <w:basedOn w:val="BodyText1"/>
    <w:uiPriority w:val="99"/>
    <w:qFormat/>
    <w:rsid w:val="00244AF4"/>
    <w:pPr>
      <w:numPr>
        <w:numId w:val="1"/>
      </w:numPr>
    </w:pPr>
  </w:style>
  <w:style w:type="paragraph" w:customStyle="1" w:styleId="Chead">
    <w:name w:val="C head"/>
    <w:basedOn w:val="Bhead"/>
    <w:next w:val="Normal"/>
    <w:link w:val="CheadChar"/>
    <w:qFormat/>
    <w:rsid w:val="00873481"/>
    <w:rPr>
      <w:sz w:val="28"/>
    </w:rPr>
  </w:style>
  <w:style w:type="character" w:customStyle="1" w:styleId="CheadChar">
    <w:name w:val="C head Char"/>
    <w:basedOn w:val="DefaultParagraphFont"/>
    <w:link w:val="Chead"/>
    <w:rsid w:val="00873481"/>
    <w:rPr>
      <w:rFonts w:ascii="Arial" w:eastAsia="Cambria" w:hAnsi="Arial" w:cs="Arial"/>
      <w:b/>
      <w:sz w:val="28"/>
      <w:szCs w:val="24"/>
    </w:rPr>
  </w:style>
  <w:style w:type="character" w:customStyle="1" w:styleId="Captionbold">
    <w:name w:val="Caption bold"/>
    <w:basedOn w:val="DefaultParagraphFont"/>
    <w:uiPriority w:val="1"/>
    <w:rsid w:val="00244AF4"/>
    <w:rPr>
      <w:b/>
    </w:rPr>
  </w:style>
  <w:style w:type="character" w:customStyle="1" w:styleId="Captionitalic">
    <w:name w:val="Caption italic"/>
    <w:basedOn w:val="DefaultParagraphFont"/>
    <w:uiPriority w:val="1"/>
    <w:rsid w:val="00244AF4"/>
    <w:rPr>
      <w:i/>
    </w:rPr>
  </w:style>
  <w:style w:type="paragraph" w:customStyle="1" w:styleId="Captiontext">
    <w:name w:val="Caption text"/>
    <w:basedOn w:val="BodyText1"/>
    <w:next w:val="BodyText1"/>
    <w:link w:val="CaptiontextChar"/>
    <w:qFormat/>
    <w:rsid w:val="00244AF4"/>
    <w:rPr>
      <w:rFonts w:ascii="Arial Narrow" w:eastAsia="Cambria" w:hAnsi="Arial Narrow" w:cs="Times New Roman"/>
      <w:sz w:val="28"/>
    </w:rPr>
  </w:style>
  <w:style w:type="character" w:customStyle="1" w:styleId="CaptiontextChar">
    <w:name w:val="Caption text Char"/>
    <w:basedOn w:val="DefaultParagraphFont"/>
    <w:link w:val="Captiontext"/>
    <w:rsid w:val="00244AF4"/>
    <w:rPr>
      <w:rFonts w:ascii="Arial Narrow" w:eastAsia="Cambria" w:hAnsi="Arial Narrow"/>
      <w:sz w:val="28"/>
      <w:szCs w:val="24"/>
    </w:rPr>
  </w:style>
  <w:style w:type="paragraph" w:customStyle="1" w:styleId="Dhead">
    <w:name w:val="D head"/>
    <w:basedOn w:val="Chead"/>
    <w:next w:val="BodyText1"/>
    <w:link w:val="DheadChar"/>
    <w:qFormat/>
    <w:rsid w:val="00873481"/>
    <w:rPr>
      <w:rFonts w:cs="Times New Roman"/>
      <w:b w:val="0"/>
    </w:rPr>
  </w:style>
  <w:style w:type="character" w:customStyle="1" w:styleId="DheadChar">
    <w:name w:val="D head Char"/>
    <w:basedOn w:val="DefaultParagraphFont"/>
    <w:link w:val="Dhead"/>
    <w:rsid w:val="00873481"/>
    <w:rPr>
      <w:rFonts w:ascii="Arial" w:eastAsia="Cambria" w:hAnsi="Arial"/>
      <w:sz w:val="28"/>
      <w:szCs w:val="24"/>
    </w:rPr>
  </w:style>
  <w:style w:type="paragraph" w:styleId="Footer">
    <w:name w:val="footer"/>
    <w:basedOn w:val="BodyText1"/>
    <w:link w:val="FooterChar"/>
    <w:uiPriority w:val="99"/>
    <w:unhideWhenUsed/>
    <w:rsid w:val="00244AF4"/>
    <w:pPr>
      <w:tabs>
        <w:tab w:val="center" w:pos="4513"/>
        <w:tab w:val="right" w:pos="9026"/>
      </w:tabs>
    </w:pPr>
    <w:rPr>
      <w:sz w:val="20"/>
    </w:rPr>
  </w:style>
  <w:style w:type="character" w:customStyle="1" w:styleId="FooterChar">
    <w:name w:val="Footer Char"/>
    <w:basedOn w:val="DefaultParagraphFont"/>
    <w:link w:val="Footer"/>
    <w:uiPriority w:val="99"/>
    <w:rsid w:val="00244AF4"/>
    <w:rPr>
      <w:rFonts w:ascii="Arial" w:eastAsiaTheme="minorHAnsi" w:hAnsi="Arial" w:cs="Arial"/>
      <w:szCs w:val="24"/>
    </w:rPr>
  </w:style>
  <w:style w:type="paragraph" w:customStyle="1" w:styleId="footnote">
    <w:name w:val="footnote"/>
    <w:basedOn w:val="BodyText1"/>
    <w:qFormat/>
    <w:rsid w:val="00244AF4"/>
    <w:rPr>
      <w:sz w:val="22"/>
      <w:szCs w:val="22"/>
    </w:rPr>
  </w:style>
  <w:style w:type="character" w:styleId="Hyperlink">
    <w:name w:val="Hyperlink"/>
    <w:basedOn w:val="DefaultParagraphFont"/>
    <w:uiPriority w:val="99"/>
    <w:unhideWhenUsed/>
    <w:rsid w:val="00244AF4"/>
    <w:rPr>
      <w:color w:val="0000FF" w:themeColor="hyperlink"/>
      <w:u w:val="none"/>
    </w:rPr>
  </w:style>
  <w:style w:type="paragraph" w:customStyle="1" w:styleId="Numberedbodytext">
    <w:name w:val="Numbered body text"/>
    <w:basedOn w:val="Bulletbodytext"/>
    <w:uiPriority w:val="99"/>
    <w:qFormat/>
    <w:rsid w:val="00244AF4"/>
    <w:pPr>
      <w:numPr>
        <w:numId w:val="2"/>
      </w:numPr>
    </w:pPr>
  </w:style>
  <w:style w:type="paragraph" w:customStyle="1" w:styleId="Quotetext">
    <w:name w:val="Quote text"/>
    <w:basedOn w:val="BodyText1"/>
    <w:qFormat/>
    <w:rsid w:val="00681205"/>
    <w:pPr>
      <w:ind w:left="480"/>
    </w:pPr>
    <w:rPr>
      <w:sz w:val="26"/>
    </w:rPr>
  </w:style>
  <w:style w:type="paragraph" w:customStyle="1" w:styleId="Quotesource">
    <w:name w:val="Quote source"/>
    <w:basedOn w:val="Quotetext"/>
    <w:next w:val="BodyText1"/>
    <w:qFormat/>
    <w:rsid w:val="00681205"/>
    <w:rPr>
      <w:rFonts w:ascii="Arial Narrow" w:hAnsi="Arial Narrow"/>
      <w:sz w:val="24"/>
    </w:rPr>
  </w:style>
  <w:style w:type="paragraph" w:customStyle="1" w:styleId="Sub-bulletbodytext">
    <w:name w:val="Sub-bullet body text"/>
    <w:basedOn w:val="Bulletbodytext"/>
    <w:uiPriority w:val="99"/>
    <w:qFormat/>
    <w:rsid w:val="00244AF4"/>
    <w:pPr>
      <w:numPr>
        <w:numId w:val="3"/>
      </w:numPr>
    </w:pPr>
  </w:style>
  <w:style w:type="paragraph" w:customStyle="1" w:styleId="Sub-numberedbodytext">
    <w:name w:val="Sub-numbered body text"/>
    <w:basedOn w:val="Numberedbodytext"/>
    <w:uiPriority w:val="99"/>
    <w:qFormat/>
    <w:rsid w:val="00244AF4"/>
    <w:pPr>
      <w:numPr>
        <w:numId w:val="4"/>
      </w:numPr>
    </w:pPr>
  </w:style>
  <w:style w:type="paragraph" w:customStyle="1" w:styleId="TableAhead">
    <w:name w:val="Table A head"/>
    <w:basedOn w:val="Bhead"/>
    <w:uiPriority w:val="99"/>
    <w:qFormat/>
    <w:rsid w:val="00244AF4"/>
    <w:pPr>
      <w:spacing w:before="440"/>
    </w:pPr>
    <w:rPr>
      <w:b w:val="0"/>
    </w:rPr>
  </w:style>
  <w:style w:type="paragraph" w:customStyle="1" w:styleId="Tablebodytext">
    <w:name w:val="Table body text"/>
    <w:basedOn w:val="BodyText1"/>
    <w:uiPriority w:val="99"/>
    <w:qFormat/>
    <w:rsid w:val="00681205"/>
  </w:style>
  <w:style w:type="character" w:customStyle="1" w:styleId="Tablebold">
    <w:name w:val="Table bold"/>
    <w:basedOn w:val="DefaultParagraphFont"/>
    <w:uiPriority w:val="1"/>
    <w:rsid w:val="00244AF4"/>
    <w:rPr>
      <w:b/>
    </w:rPr>
  </w:style>
  <w:style w:type="paragraph" w:customStyle="1" w:styleId="Tablebullettext">
    <w:name w:val="Table bullet text"/>
    <w:basedOn w:val="Tablebodytext"/>
    <w:uiPriority w:val="99"/>
    <w:qFormat/>
    <w:rsid w:val="00244AF4"/>
    <w:pPr>
      <w:numPr>
        <w:numId w:val="5"/>
      </w:numPr>
    </w:pPr>
  </w:style>
  <w:style w:type="character" w:customStyle="1" w:styleId="Tableitalic">
    <w:name w:val="Table italic"/>
    <w:basedOn w:val="DefaultParagraphFont"/>
    <w:uiPriority w:val="1"/>
    <w:rsid w:val="00244AF4"/>
    <w:rPr>
      <w:i/>
    </w:rPr>
  </w:style>
  <w:style w:type="paragraph" w:customStyle="1" w:styleId="Tablenumberedtext">
    <w:name w:val="Table numbered text"/>
    <w:basedOn w:val="Tablebodytext"/>
    <w:uiPriority w:val="99"/>
    <w:qFormat/>
    <w:rsid w:val="00244AF4"/>
    <w:pPr>
      <w:numPr>
        <w:numId w:val="6"/>
      </w:numPr>
    </w:pPr>
  </w:style>
  <w:style w:type="paragraph" w:customStyle="1" w:styleId="Tablesub-bullettext">
    <w:name w:val="Table sub-bullet text"/>
    <w:basedOn w:val="Tablebullettext"/>
    <w:uiPriority w:val="99"/>
    <w:qFormat/>
    <w:rsid w:val="00244AF4"/>
    <w:pPr>
      <w:numPr>
        <w:numId w:val="7"/>
      </w:numPr>
    </w:pPr>
  </w:style>
  <w:style w:type="paragraph" w:customStyle="1" w:styleId="Tablesub-numberedtext">
    <w:name w:val="Table sub-numbered text"/>
    <w:basedOn w:val="Tablenumberedtext"/>
    <w:uiPriority w:val="99"/>
    <w:qFormat/>
    <w:rsid w:val="00244AF4"/>
    <w:pPr>
      <w:numPr>
        <w:numId w:val="8"/>
      </w:numPr>
    </w:pPr>
  </w:style>
  <w:style w:type="paragraph" w:styleId="Header">
    <w:name w:val="header"/>
    <w:basedOn w:val="Normal"/>
    <w:link w:val="HeaderChar"/>
    <w:uiPriority w:val="99"/>
    <w:unhideWhenUsed/>
    <w:rsid w:val="00C016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689"/>
    <w:rPr>
      <w:rFonts w:ascii="Arial" w:hAnsi="Arial"/>
      <w:sz w:val="24"/>
      <w:szCs w:val="22"/>
      <w:lang w:eastAsia="en-US"/>
    </w:rPr>
  </w:style>
  <w:style w:type="table" w:styleId="TableGrid">
    <w:name w:val="Table Grid"/>
    <w:basedOn w:val="TableNormal"/>
    <w:rsid w:val="00C016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591CB9"/>
    <w:rPr>
      <w:sz w:val="16"/>
      <w:szCs w:val="16"/>
    </w:rPr>
  </w:style>
  <w:style w:type="paragraph" w:styleId="CommentText">
    <w:name w:val="annotation text"/>
    <w:basedOn w:val="Normal"/>
    <w:link w:val="CommentTextChar"/>
    <w:semiHidden/>
    <w:unhideWhenUsed/>
    <w:rsid w:val="00591CB9"/>
    <w:pPr>
      <w:spacing w:line="240" w:lineRule="auto"/>
    </w:pPr>
    <w:rPr>
      <w:sz w:val="20"/>
      <w:szCs w:val="20"/>
    </w:rPr>
  </w:style>
  <w:style w:type="character" w:customStyle="1" w:styleId="CommentTextChar">
    <w:name w:val="Comment Text Char"/>
    <w:basedOn w:val="DefaultParagraphFont"/>
    <w:link w:val="CommentText"/>
    <w:semiHidden/>
    <w:rsid w:val="00591CB9"/>
    <w:rPr>
      <w:rFonts w:ascii="Arial" w:hAnsi="Arial"/>
      <w:lang w:eastAsia="en-US"/>
    </w:rPr>
  </w:style>
  <w:style w:type="paragraph" w:styleId="CommentSubject">
    <w:name w:val="annotation subject"/>
    <w:basedOn w:val="CommentText"/>
    <w:next w:val="CommentText"/>
    <w:link w:val="CommentSubjectChar"/>
    <w:semiHidden/>
    <w:unhideWhenUsed/>
    <w:rsid w:val="00591CB9"/>
    <w:rPr>
      <w:b/>
      <w:bCs/>
    </w:rPr>
  </w:style>
  <w:style w:type="character" w:customStyle="1" w:styleId="CommentSubjectChar">
    <w:name w:val="Comment Subject Char"/>
    <w:basedOn w:val="CommentTextChar"/>
    <w:link w:val="CommentSubject"/>
    <w:semiHidden/>
    <w:rsid w:val="00591CB9"/>
    <w:rPr>
      <w:rFonts w:ascii="Arial" w:hAnsi="Arial"/>
      <w:b/>
      <w:bCs/>
      <w:lang w:eastAsia="en-US"/>
    </w:rPr>
  </w:style>
  <w:style w:type="paragraph" w:styleId="BalloonText">
    <w:name w:val="Balloon Text"/>
    <w:basedOn w:val="Normal"/>
    <w:link w:val="BalloonTextChar"/>
    <w:semiHidden/>
    <w:unhideWhenUsed/>
    <w:rsid w:val="00591C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91CB9"/>
    <w:rPr>
      <w:rFonts w:ascii="Segoe UI" w:hAnsi="Segoe UI" w:cs="Segoe UI"/>
      <w:sz w:val="18"/>
      <w:szCs w:val="18"/>
      <w:lang w:eastAsia="en-US"/>
    </w:rPr>
  </w:style>
  <w:style w:type="paragraph" w:styleId="EndnoteText">
    <w:name w:val="endnote text"/>
    <w:basedOn w:val="Normal"/>
    <w:link w:val="EndnoteTextChar"/>
    <w:unhideWhenUsed/>
    <w:rsid w:val="00252569"/>
    <w:pPr>
      <w:spacing w:after="0" w:line="240" w:lineRule="auto"/>
    </w:pPr>
    <w:rPr>
      <w:sz w:val="20"/>
      <w:szCs w:val="20"/>
    </w:rPr>
  </w:style>
  <w:style w:type="character" w:customStyle="1" w:styleId="EndnoteTextChar">
    <w:name w:val="Endnote Text Char"/>
    <w:basedOn w:val="DefaultParagraphFont"/>
    <w:link w:val="EndnoteText"/>
    <w:rsid w:val="00252569"/>
    <w:rPr>
      <w:rFonts w:ascii="Arial" w:hAnsi="Arial"/>
      <w:lang w:eastAsia="en-US"/>
    </w:rPr>
  </w:style>
  <w:style w:type="character" w:styleId="EndnoteReference">
    <w:name w:val="endnote reference"/>
    <w:basedOn w:val="DefaultParagraphFont"/>
    <w:semiHidden/>
    <w:unhideWhenUsed/>
    <w:rsid w:val="00252569"/>
    <w:rPr>
      <w:vertAlign w:val="superscript"/>
    </w:rPr>
  </w:style>
  <w:style w:type="paragraph" w:styleId="FootnoteText">
    <w:name w:val="footnote text"/>
    <w:basedOn w:val="Normal"/>
    <w:link w:val="FootnoteTextChar"/>
    <w:semiHidden/>
    <w:unhideWhenUsed/>
    <w:rsid w:val="00252569"/>
    <w:pPr>
      <w:spacing w:after="0" w:line="240" w:lineRule="auto"/>
    </w:pPr>
    <w:rPr>
      <w:sz w:val="20"/>
      <w:szCs w:val="20"/>
    </w:rPr>
  </w:style>
  <w:style w:type="character" w:customStyle="1" w:styleId="FootnoteTextChar">
    <w:name w:val="Footnote Text Char"/>
    <w:basedOn w:val="DefaultParagraphFont"/>
    <w:link w:val="FootnoteText"/>
    <w:semiHidden/>
    <w:rsid w:val="00252569"/>
    <w:rPr>
      <w:rFonts w:ascii="Arial" w:hAnsi="Arial"/>
      <w:lang w:eastAsia="en-US"/>
    </w:rPr>
  </w:style>
  <w:style w:type="character" w:styleId="FootnoteReference">
    <w:name w:val="footnote reference"/>
    <w:basedOn w:val="DefaultParagraphFont"/>
    <w:semiHidden/>
    <w:unhideWhenUsed/>
    <w:rsid w:val="00252569"/>
    <w:rPr>
      <w:vertAlign w:val="superscript"/>
    </w:rPr>
  </w:style>
  <w:style w:type="character" w:styleId="FollowedHyperlink">
    <w:name w:val="FollowedHyperlink"/>
    <w:basedOn w:val="DefaultParagraphFont"/>
    <w:semiHidden/>
    <w:unhideWhenUsed/>
    <w:rsid w:val="00CA794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91681">
      <w:bodyDiv w:val="1"/>
      <w:marLeft w:val="0"/>
      <w:marRight w:val="0"/>
      <w:marTop w:val="0"/>
      <w:marBottom w:val="0"/>
      <w:divBdr>
        <w:top w:val="none" w:sz="0" w:space="0" w:color="auto"/>
        <w:left w:val="none" w:sz="0" w:space="0" w:color="auto"/>
        <w:bottom w:val="none" w:sz="0" w:space="0" w:color="auto"/>
        <w:right w:val="none" w:sz="0" w:space="0" w:color="auto"/>
      </w:divBdr>
      <w:divsChild>
        <w:div w:id="1336377166">
          <w:marLeft w:val="360"/>
          <w:marRight w:val="0"/>
          <w:marTop w:val="200"/>
          <w:marBottom w:val="0"/>
          <w:divBdr>
            <w:top w:val="none" w:sz="0" w:space="0" w:color="auto"/>
            <w:left w:val="none" w:sz="0" w:space="0" w:color="auto"/>
            <w:bottom w:val="none" w:sz="0" w:space="0" w:color="auto"/>
            <w:right w:val="none" w:sz="0" w:space="0" w:color="auto"/>
          </w:divBdr>
        </w:div>
        <w:div w:id="83454216">
          <w:marLeft w:val="360"/>
          <w:marRight w:val="0"/>
          <w:marTop w:val="200"/>
          <w:marBottom w:val="0"/>
          <w:divBdr>
            <w:top w:val="none" w:sz="0" w:space="0" w:color="auto"/>
            <w:left w:val="none" w:sz="0" w:space="0" w:color="auto"/>
            <w:bottom w:val="none" w:sz="0" w:space="0" w:color="auto"/>
            <w:right w:val="none" w:sz="0" w:space="0" w:color="auto"/>
          </w:divBdr>
        </w:div>
        <w:div w:id="1365523961">
          <w:marLeft w:val="360"/>
          <w:marRight w:val="0"/>
          <w:marTop w:val="200"/>
          <w:marBottom w:val="0"/>
          <w:divBdr>
            <w:top w:val="none" w:sz="0" w:space="0" w:color="auto"/>
            <w:left w:val="none" w:sz="0" w:space="0" w:color="auto"/>
            <w:bottom w:val="none" w:sz="0" w:space="0" w:color="auto"/>
            <w:right w:val="none" w:sz="0" w:space="0" w:color="auto"/>
          </w:divBdr>
        </w:div>
        <w:div w:id="906763329">
          <w:marLeft w:val="360"/>
          <w:marRight w:val="0"/>
          <w:marTop w:val="200"/>
          <w:marBottom w:val="0"/>
          <w:divBdr>
            <w:top w:val="none" w:sz="0" w:space="0" w:color="auto"/>
            <w:left w:val="none" w:sz="0" w:space="0" w:color="auto"/>
            <w:bottom w:val="none" w:sz="0" w:space="0" w:color="auto"/>
            <w:right w:val="none" w:sz="0" w:space="0" w:color="auto"/>
          </w:divBdr>
        </w:div>
      </w:divsChild>
    </w:div>
    <w:div w:id="1068579953">
      <w:bodyDiv w:val="1"/>
      <w:marLeft w:val="0"/>
      <w:marRight w:val="0"/>
      <w:marTop w:val="0"/>
      <w:marBottom w:val="0"/>
      <w:divBdr>
        <w:top w:val="none" w:sz="0" w:space="0" w:color="auto"/>
        <w:left w:val="none" w:sz="0" w:space="0" w:color="auto"/>
        <w:bottom w:val="none" w:sz="0" w:space="0" w:color="auto"/>
        <w:right w:val="none" w:sz="0" w:space="0" w:color="auto"/>
      </w:divBdr>
    </w:div>
    <w:div w:id="1278172526">
      <w:bodyDiv w:val="1"/>
      <w:marLeft w:val="0"/>
      <w:marRight w:val="0"/>
      <w:marTop w:val="0"/>
      <w:marBottom w:val="0"/>
      <w:divBdr>
        <w:top w:val="none" w:sz="0" w:space="0" w:color="auto"/>
        <w:left w:val="none" w:sz="0" w:space="0" w:color="auto"/>
        <w:bottom w:val="none" w:sz="0" w:space="0" w:color="auto"/>
        <w:right w:val="none" w:sz="0" w:space="0" w:color="auto"/>
      </w:divBdr>
      <w:divsChild>
        <w:div w:id="950212385">
          <w:marLeft w:val="274"/>
          <w:marRight w:val="0"/>
          <w:marTop w:val="0"/>
          <w:marBottom w:val="0"/>
          <w:divBdr>
            <w:top w:val="none" w:sz="0" w:space="0" w:color="auto"/>
            <w:left w:val="none" w:sz="0" w:space="0" w:color="auto"/>
            <w:bottom w:val="none" w:sz="0" w:space="0" w:color="auto"/>
            <w:right w:val="none" w:sz="0" w:space="0" w:color="auto"/>
          </w:divBdr>
        </w:div>
        <w:div w:id="2061975579">
          <w:marLeft w:val="274"/>
          <w:marRight w:val="0"/>
          <w:marTop w:val="0"/>
          <w:marBottom w:val="0"/>
          <w:divBdr>
            <w:top w:val="none" w:sz="0" w:space="0" w:color="auto"/>
            <w:left w:val="none" w:sz="0" w:space="0" w:color="auto"/>
            <w:bottom w:val="none" w:sz="0" w:space="0" w:color="auto"/>
            <w:right w:val="none" w:sz="0" w:space="0" w:color="auto"/>
          </w:divBdr>
        </w:div>
        <w:div w:id="1162968967">
          <w:marLeft w:val="274"/>
          <w:marRight w:val="0"/>
          <w:marTop w:val="0"/>
          <w:marBottom w:val="0"/>
          <w:divBdr>
            <w:top w:val="none" w:sz="0" w:space="0" w:color="auto"/>
            <w:left w:val="none" w:sz="0" w:space="0" w:color="auto"/>
            <w:bottom w:val="none" w:sz="0" w:space="0" w:color="auto"/>
            <w:right w:val="none" w:sz="0" w:space="0" w:color="auto"/>
          </w:divBdr>
        </w:div>
        <w:div w:id="1981304296">
          <w:marLeft w:val="274"/>
          <w:marRight w:val="0"/>
          <w:marTop w:val="0"/>
          <w:marBottom w:val="0"/>
          <w:divBdr>
            <w:top w:val="none" w:sz="0" w:space="0" w:color="auto"/>
            <w:left w:val="none" w:sz="0" w:space="0" w:color="auto"/>
            <w:bottom w:val="none" w:sz="0" w:space="0" w:color="auto"/>
            <w:right w:val="none" w:sz="0" w:space="0" w:color="auto"/>
          </w:divBdr>
        </w:div>
      </w:divsChild>
    </w:div>
    <w:div w:id="2085832123">
      <w:bodyDiv w:val="1"/>
      <w:marLeft w:val="0"/>
      <w:marRight w:val="0"/>
      <w:marTop w:val="0"/>
      <w:marBottom w:val="0"/>
      <w:divBdr>
        <w:top w:val="none" w:sz="0" w:space="0" w:color="auto"/>
        <w:left w:val="none" w:sz="0" w:space="0" w:color="auto"/>
        <w:bottom w:val="none" w:sz="0" w:space="0" w:color="auto"/>
        <w:right w:val="none" w:sz="0" w:space="0" w:color="auto"/>
      </w:divBdr>
      <w:divsChild>
        <w:div w:id="175849711">
          <w:marLeft w:val="360"/>
          <w:marRight w:val="0"/>
          <w:marTop w:val="200"/>
          <w:marBottom w:val="0"/>
          <w:divBdr>
            <w:top w:val="none" w:sz="0" w:space="0" w:color="auto"/>
            <w:left w:val="none" w:sz="0" w:space="0" w:color="auto"/>
            <w:bottom w:val="none" w:sz="0" w:space="0" w:color="auto"/>
            <w:right w:val="none" w:sz="0" w:space="0" w:color="auto"/>
          </w:divBdr>
        </w:div>
        <w:div w:id="82577237">
          <w:marLeft w:val="360"/>
          <w:marRight w:val="0"/>
          <w:marTop w:val="200"/>
          <w:marBottom w:val="0"/>
          <w:divBdr>
            <w:top w:val="none" w:sz="0" w:space="0" w:color="auto"/>
            <w:left w:val="none" w:sz="0" w:space="0" w:color="auto"/>
            <w:bottom w:val="none" w:sz="0" w:space="0" w:color="auto"/>
            <w:right w:val="none" w:sz="0" w:space="0" w:color="auto"/>
          </w:divBdr>
        </w:div>
        <w:div w:id="966743970">
          <w:marLeft w:val="360"/>
          <w:marRight w:val="0"/>
          <w:marTop w:val="200"/>
          <w:marBottom w:val="0"/>
          <w:divBdr>
            <w:top w:val="none" w:sz="0" w:space="0" w:color="auto"/>
            <w:left w:val="none" w:sz="0" w:space="0" w:color="auto"/>
            <w:bottom w:val="none" w:sz="0" w:space="0" w:color="auto"/>
            <w:right w:val="none" w:sz="0" w:space="0" w:color="auto"/>
          </w:divBdr>
        </w:div>
        <w:div w:id="1883249789">
          <w:marLeft w:val="360"/>
          <w:marRight w:val="0"/>
          <w:marTop w:val="200"/>
          <w:marBottom w:val="0"/>
          <w:divBdr>
            <w:top w:val="none" w:sz="0" w:space="0" w:color="auto"/>
            <w:left w:val="none" w:sz="0" w:space="0" w:color="auto"/>
            <w:bottom w:val="none" w:sz="0" w:space="0" w:color="auto"/>
            <w:right w:val="none" w:sz="0" w:space="0" w:color="auto"/>
          </w:divBdr>
        </w:div>
      </w:divsChild>
    </w:div>
    <w:div w:id="213787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chart" Target="charts/chart2.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tyles" Target="styles.xml"/><Relationship Id="rId12" Type="http://schemas.openxmlformats.org/officeDocument/2006/relationships/hyperlink" Target="mailto:lynda.fenton@nhs.net" TargetMode="External"/><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microsoft.com/office/2011/relationships/people" Target="people.xml"/><Relationship Id="rId10" Type="http://schemas.openxmlformats.org/officeDocument/2006/relationships/footnotes" Target="footnotes.xml"/><Relationship Id="rId19"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doi.org/10.1136/bmj.i4588" TargetMode="External"/><Relationship Id="rId3" Type="http://schemas.openxmlformats.org/officeDocument/2006/relationships/hyperlink" Target="http://dx.doi.org/10.1136/bmj.k2562" TargetMode="External"/><Relationship Id="rId7" Type="http://schemas.openxmlformats.org/officeDocument/2006/relationships/hyperlink" Target="https://doi.org/10.1136/bmj.b1314" TargetMode="External"/><Relationship Id="rId2" Type="http://schemas.openxmlformats.org/officeDocument/2006/relationships/hyperlink" Target="https://doi.org/10.1093/ije/dyr061" TargetMode="External"/><Relationship Id="rId1" Type="http://schemas.openxmlformats.org/officeDocument/2006/relationships/hyperlink" Target="https://doi.org/10.1093/ije/dyt115" TargetMode="External"/><Relationship Id="rId6" Type="http://schemas.openxmlformats.org/officeDocument/2006/relationships/hyperlink" Target="https://doi.org/10.2807/1560-7917.ES2015.20.11.21065" TargetMode="External"/><Relationship Id="rId5" Type="http://schemas.openxmlformats.org/officeDocument/2006/relationships/hyperlink" Target="https://doi.org/10.2807/1560-7917.ES.2017.22.14.30506" TargetMode="External"/><Relationship Id="rId4" Type="http://schemas.openxmlformats.org/officeDocument/2006/relationships/hyperlink" Target="http://dx.doi.org/10.1136/bmj.k3096" TargetMode="External"/><Relationship Id="rId9" Type="http://schemas.openxmlformats.org/officeDocument/2006/relationships/hyperlink" Target="https://doi.org/10.1007/BF03391695"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9401477817582E-2"/>
          <c:y val="2.9569892473118281E-2"/>
          <c:w val="0.90926988052590418"/>
          <c:h val="0.78777156887647104"/>
        </c:manualLayout>
      </c:layout>
      <c:barChart>
        <c:barDir val="col"/>
        <c:grouping val="clustered"/>
        <c:varyColors val="0"/>
        <c:ser>
          <c:idx val="0"/>
          <c:order val="0"/>
          <c:tx>
            <c:v>Female</c:v>
          </c:tx>
          <c:spPr>
            <a:solidFill>
              <a:schemeClr val="tx1"/>
            </a:solidFill>
            <a:ln>
              <a:noFill/>
            </a:ln>
            <a:effectLst/>
          </c:spPr>
          <c:invertIfNegative val="0"/>
          <c:cat>
            <c:strRef>
              <c:f>Chart!$A$4:$A$35</c:f>
              <c:strCache>
                <c:ptCount val="32"/>
                <c:pt idx="0">
                  <c:v>1857-61</c:v>
                </c:pt>
                <c:pt idx="1">
                  <c:v>1862-66</c:v>
                </c:pt>
                <c:pt idx="2">
                  <c:v>1867-71</c:v>
                </c:pt>
                <c:pt idx="3">
                  <c:v>1872-76</c:v>
                </c:pt>
                <c:pt idx="4">
                  <c:v>1877-81</c:v>
                </c:pt>
                <c:pt idx="5">
                  <c:v>1882-86</c:v>
                </c:pt>
                <c:pt idx="6">
                  <c:v>1887-91</c:v>
                </c:pt>
                <c:pt idx="7">
                  <c:v>1892-96</c:v>
                </c:pt>
                <c:pt idx="8">
                  <c:v>1897-1901</c:v>
                </c:pt>
                <c:pt idx="9">
                  <c:v>1902-06</c:v>
                </c:pt>
                <c:pt idx="10">
                  <c:v>1907-11</c:v>
                </c:pt>
                <c:pt idx="11">
                  <c:v>1912-16</c:v>
                </c:pt>
                <c:pt idx="12">
                  <c:v>1917-21</c:v>
                </c:pt>
                <c:pt idx="13">
                  <c:v>1922-26</c:v>
                </c:pt>
                <c:pt idx="14">
                  <c:v>1927-31</c:v>
                </c:pt>
                <c:pt idx="15">
                  <c:v>1932-36</c:v>
                </c:pt>
                <c:pt idx="16">
                  <c:v>1937-41</c:v>
                </c:pt>
                <c:pt idx="17">
                  <c:v>1942-46</c:v>
                </c:pt>
                <c:pt idx="18">
                  <c:v>1947-51</c:v>
                </c:pt>
                <c:pt idx="19">
                  <c:v>1952-56</c:v>
                </c:pt>
                <c:pt idx="20">
                  <c:v>1957-61</c:v>
                </c:pt>
                <c:pt idx="21">
                  <c:v>1962-66</c:v>
                </c:pt>
                <c:pt idx="22">
                  <c:v>1967-71</c:v>
                </c:pt>
                <c:pt idx="23">
                  <c:v>1972-76</c:v>
                </c:pt>
                <c:pt idx="24">
                  <c:v>1977-81</c:v>
                </c:pt>
                <c:pt idx="25">
                  <c:v>1982-86</c:v>
                </c:pt>
                <c:pt idx="26">
                  <c:v>1987-91</c:v>
                </c:pt>
                <c:pt idx="27">
                  <c:v>1992-96</c:v>
                </c:pt>
                <c:pt idx="28">
                  <c:v>1997-2001</c:v>
                </c:pt>
                <c:pt idx="29">
                  <c:v>2002-06</c:v>
                </c:pt>
                <c:pt idx="30">
                  <c:v>2007-11</c:v>
                </c:pt>
                <c:pt idx="31">
                  <c:v>2012-16</c:v>
                </c:pt>
              </c:strCache>
            </c:strRef>
          </c:cat>
          <c:val>
            <c:numRef>
              <c:f>Chart!$H$4:$H$35</c:f>
              <c:numCache>
                <c:formatCode>General</c:formatCode>
                <c:ptCount val="32"/>
                <c:pt idx="0">
                  <c:v>-6.9680000000000177</c:v>
                </c:pt>
                <c:pt idx="1">
                  <c:v>-18.512000000000011</c:v>
                </c:pt>
                <c:pt idx="2">
                  <c:v>-11.335999999999961</c:v>
                </c:pt>
                <c:pt idx="3">
                  <c:v>29.951999999999952</c:v>
                </c:pt>
                <c:pt idx="4">
                  <c:v>15.392000000000042</c:v>
                </c:pt>
                <c:pt idx="5">
                  <c:v>7.0719999999999974</c:v>
                </c:pt>
                <c:pt idx="6">
                  <c:v>-25.064000000000039</c:v>
                </c:pt>
                <c:pt idx="7">
                  <c:v>51.687999999999988</c:v>
                </c:pt>
                <c:pt idx="8">
                  <c:v>-19.759999999999987</c:v>
                </c:pt>
                <c:pt idx="9">
                  <c:v>30.78400000000001</c:v>
                </c:pt>
                <c:pt idx="10">
                  <c:v>19.759999999999987</c:v>
                </c:pt>
                <c:pt idx="11">
                  <c:v>15.392000000000042</c:v>
                </c:pt>
                <c:pt idx="12">
                  <c:v>30.991999999999969</c:v>
                </c:pt>
                <c:pt idx="13">
                  <c:v>15.808000000000032</c:v>
                </c:pt>
                <c:pt idx="14">
                  <c:v>9.4639999999999649</c:v>
                </c:pt>
                <c:pt idx="15">
                  <c:v>10.087999999999989</c:v>
                </c:pt>
                <c:pt idx="16">
                  <c:v>0.83200000000005614</c:v>
                </c:pt>
                <c:pt idx="17">
                  <c:v>46.695999999999948</c:v>
                </c:pt>
                <c:pt idx="18">
                  <c:v>30.99200000000004</c:v>
                </c:pt>
                <c:pt idx="19">
                  <c:v>29.327999999999928</c:v>
                </c:pt>
                <c:pt idx="20">
                  <c:v>6.7600000000000593</c:v>
                </c:pt>
                <c:pt idx="21">
                  <c:v>7.9040000000000532</c:v>
                </c:pt>
                <c:pt idx="22">
                  <c:v>13.623999999999876</c:v>
                </c:pt>
                <c:pt idx="23">
                  <c:v>4.0560000000000054</c:v>
                </c:pt>
                <c:pt idx="24">
                  <c:v>11.232000000000129</c:v>
                </c:pt>
                <c:pt idx="25">
                  <c:v>9.0479999999999006</c:v>
                </c:pt>
                <c:pt idx="26">
                  <c:v>8.8400000000000887</c:v>
                </c:pt>
                <c:pt idx="27">
                  <c:v>6.9679999999998703</c:v>
                </c:pt>
                <c:pt idx="28">
                  <c:v>10.4</c:v>
                </c:pt>
                <c:pt idx="29">
                  <c:v>9.7760000000001241</c:v>
                </c:pt>
                <c:pt idx="30">
                  <c:v>11.023999999999875</c:v>
                </c:pt>
                <c:pt idx="31">
                  <c:v>2.4960000000000946</c:v>
                </c:pt>
              </c:numCache>
            </c:numRef>
          </c:val>
        </c:ser>
        <c:ser>
          <c:idx val="1"/>
          <c:order val="1"/>
          <c:tx>
            <c:v>Male</c:v>
          </c:tx>
          <c:spPr>
            <a:solidFill>
              <a:schemeClr val="bg1">
                <a:lumMod val="65000"/>
              </a:schemeClr>
            </a:solidFill>
            <a:ln>
              <a:noFill/>
            </a:ln>
            <a:effectLst/>
          </c:spPr>
          <c:invertIfNegative val="0"/>
          <c:cat>
            <c:strRef>
              <c:f>Chart!$A$4:$A$35</c:f>
              <c:strCache>
                <c:ptCount val="32"/>
                <c:pt idx="0">
                  <c:v>1857-61</c:v>
                </c:pt>
                <c:pt idx="1">
                  <c:v>1862-66</c:v>
                </c:pt>
                <c:pt idx="2">
                  <c:v>1867-71</c:v>
                </c:pt>
                <c:pt idx="3">
                  <c:v>1872-76</c:v>
                </c:pt>
                <c:pt idx="4">
                  <c:v>1877-81</c:v>
                </c:pt>
                <c:pt idx="5">
                  <c:v>1882-86</c:v>
                </c:pt>
                <c:pt idx="6">
                  <c:v>1887-91</c:v>
                </c:pt>
                <c:pt idx="7">
                  <c:v>1892-96</c:v>
                </c:pt>
                <c:pt idx="8">
                  <c:v>1897-1901</c:v>
                </c:pt>
                <c:pt idx="9">
                  <c:v>1902-06</c:v>
                </c:pt>
                <c:pt idx="10">
                  <c:v>1907-11</c:v>
                </c:pt>
                <c:pt idx="11">
                  <c:v>1912-16</c:v>
                </c:pt>
                <c:pt idx="12">
                  <c:v>1917-21</c:v>
                </c:pt>
                <c:pt idx="13">
                  <c:v>1922-26</c:v>
                </c:pt>
                <c:pt idx="14">
                  <c:v>1927-31</c:v>
                </c:pt>
                <c:pt idx="15">
                  <c:v>1932-36</c:v>
                </c:pt>
                <c:pt idx="16">
                  <c:v>1937-41</c:v>
                </c:pt>
                <c:pt idx="17">
                  <c:v>1942-46</c:v>
                </c:pt>
                <c:pt idx="18">
                  <c:v>1947-51</c:v>
                </c:pt>
                <c:pt idx="19">
                  <c:v>1952-56</c:v>
                </c:pt>
                <c:pt idx="20">
                  <c:v>1957-61</c:v>
                </c:pt>
                <c:pt idx="21">
                  <c:v>1962-66</c:v>
                </c:pt>
                <c:pt idx="22">
                  <c:v>1967-71</c:v>
                </c:pt>
                <c:pt idx="23">
                  <c:v>1972-76</c:v>
                </c:pt>
                <c:pt idx="24">
                  <c:v>1977-81</c:v>
                </c:pt>
                <c:pt idx="25">
                  <c:v>1982-86</c:v>
                </c:pt>
                <c:pt idx="26">
                  <c:v>1987-91</c:v>
                </c:pt>
                <c:pt idx="27">
                  <c:v>1992-96</c:v>
                </c:pt>
                <c:pt idx="28">
                  <c:v>1997-2001</c:v>
                </c:pt>
                <c:pt idx="29">
                  <c:v>2002-06</c:v>
                </c:pt>
                <c:pt idx="30">
                  <c:v>2007-11</c:v>
                </c:pt>
                <c:pt idx="31">
                  <c:v>2012-16</c:v>
                </c:pt>
              </c:strCache>
            </c:strRef>
          </c:cat>
          <c:val>
            <c:numRef>
              <c:f>Chart!$J$4:$J$35</c:f>
              <c:numCache>
                <c:formatCode>General</c:formatCode>
                <c:ptCount val="32"/>
                <c:pt idx="0">
                  <c:v>1.3520000000000267</c:v>
                </c:pt>
                <c:pt idx="1">
                  <c:v>-17.57600000000005</c:v>
                </c:pt>
                <c:pt idx="2">
                  <c:v>-5.6159999999999917</c:v>
                </c:pt>
                <c:pt idx="3">
                  <c:v>17.36800000000002</c:v>
                </c:pt>
                <c:pt idx="4">
                  <c:v>20.175999999999977</c:v>
                </c:pt>
                <c:pt idx="5">
                  <c:v>11.232000000000056</c:v>
                </c:pt>
                <c:pt idx="6">
                  <c:v>-24.440000000000015</c:v>
                </c:pt>
                <c:pt idx="7">
                  <c:v>47.112000000000016</c:v>
                </c:pt>
                <c:pt idx="8">
                  <c:v>-21.112000000000013</c:v>
                </c:pt>
                <c:pt idx="9">
                  <c:v>31.928000000000004</c:v>
                </c:pt>
                <c:pt idx="10">
                  <c:v>16.847999999999974</c:v>
                </c:pt>
                <c:pt idx="11">
                  <c:v>10.4</c:v>
                </c:pt>
                <c:pt idx="12">
                  <c:v>35.256000000000007</c:v>
                </c:pt>
                <c:pt idx="13">
                  <c:v>10.81599999999999</c:v>
                </c:pt>
                <c:pt idx="14">
                  <c:v>7.9039999999999795</c:v>
                </c:pt>
                <c:pt idx="15">
                  <c:v>6.5520000000000262</c:v>
                </c:pt>
                <c:pt idx="16">
                  <c:v>-33.071999999999996</c:v>
                </c:pt>
                <c:pt idx="17">
                  <c:v>73.215999999999994</c:v>
                </c:pt>
                <c:pt idx="18">
                  <c:v>36.296000000000021</c:v>
                </c:pt>
                <c:pt idx="19">
                  <c:v>18.71999999999997</c:v>
                </c:pt>
                <c:pt idx="20">
                  <c:v>2.2879999999999883</c:v>
                </c:pt>
                <c:pt idx="21">
                  <c:v>5.512000000000012</c:v>
                </c:pt>
                <c:pt idx="22">
                  <c:v>8.9439999999999937</c:v>
                </c:pt>
                <c:pt idx="23">
                  <c:v>4.1600000000000597</c:v>
                </c:pt>
                <c:pt idx="24">
                  <c:v>12.063999999999965</c:v>
                </c:pt>
                <c:pt idx="25">
                  <c:v>10.192000000000041</c:v>
                </c:pt>
                <c:pt idx="26">
                  <c:v>13.415999999999917</c:v>
                </c:pt>
                <c:pt idx="27">
                  <c:v>6.5520000000001009</c:v>
                </c:pt>
                <c:pt idx="28">
                  <c:v>14.143999999999995</c:v>
                </c:pt>
                <c:pt idx="29">
                  <c:v>15.287999999999988</c:v>
                </c:pt>
                <c:pt idx="30">
                  <c:v>17.263999999999964</c:v>
                </c:pt>
                <c:pt idx="31">
                  <c:v>4.4720000000000715</c:v>
                </c:pt>
              </c:numCache>
            </c:numRef>
          </c:val>
        </c:ser>
        <c:dLbls>
          <c:showLegendKey val="0"/>
          <c:showVal val="0"/>
          <c:showCatName val="0"/>
          <c:showSerName val="0"/>
          <c:showPercent val="0"/>
          <c:showBubbleSize val="0"/>
        </c:dLbls>
        <c:gapWidth val="25"/>
        <c:axId val="134300624"/>
        <c:axId val="134301008"/>
      </c:barChart>
      <c:catAx>
        <c:axId val="134300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5-year period</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crossAx val="134301008"/>
        <c:crossesAt val="0"/>
        <c:auto val="1"/>
        <c:lblAlgn val="ctr"/>
        <c:lblOffset val="100"/>
        <c:noMultiLvlLbl val="0"/>
      </c:catAx>
      <c:valAx>
        <c:axId val="134301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Mean</a:t>
                </a:r>
                <a:r>
                  <a:rPr lang="en-GB" baseline="0">
                    <a:solidFill>
                      <a:schemeClr val="tx1"/>
                    </a:solidFill>
                  </a:rPr>
                  <a:t> annual change in period life expectancy (weeks)</a:t>
                </a:r>
                <a:endParaRPr lang="en-GB">
                  <a:solidFill>
                    <a:schemeClr val="tx1"/>
                  </a:solidFill>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4300624"/>
        <c:crossesAt val="1"/>
        <c:crossBetween val="between"/>
      </c:valAx>
      <c:spPr>
        <a:noFill/>
        <a:ln>
          <a:noFill/>
        </a:ln>
        <a:effectLst/>
      </c:spPr>
    </c:plotArea>
    <c:legend>
      <c:legendPos val="b"/>
      <c:layout>
        <c:manualLayout>
          <c:xMode val="edge"/>
          <c:yMode val="edge"/>
          <c:x val="0.71864523285628557"/>
          <c:y val="7.5604521209042486E-2"/>
          <c:w val="0.17086965745909938"/>
          <c:h val="4.5363220726441451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4262085333597044E-2"/>
          <c:y val="2.9014816895438049E-2"/>
          <c:w val="0.9102154423599047"/>
          <c:h val="0.91776702530504284"/>
        </c:manualLayout>
      </c:layout>
      <c:barChart>
        <c:barDir val="col"/>
        <c:grouping val="clustered"/>
        <c:varyColors val="0"/>
        <c:ser>
          <c:idx val="0"/>
          <c:order val="0"/>
          <c:tx>
            <c:v>1992-96</c:v>
          </c:tx>
          <c:spPr>
            <a:solidFill>
              <a:schemeClr val="bg2"/>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data'!$E$18:$E$30</c:f>
              <c:numCache>
                <c:formatCode>General</c:formatCode>
                <c:ptCount val="13"/>
                <c:pt idx="0">
                  <c:v>8.3199999999999701</c:v>
                </c:pt>
                <c:pt idx="1">
                  <c:v>2.6</c:v>
                </c:pt>
                <c:pt idx="2">
                  <c:v>6.9679999999998703</c:v>
                </c:pt>
                <c:pt idx="3">
                  <c:v>1.8719999999999231</c:v>
                </c:pt>
                <c:pt idx="4">
                  <c:v>9.1519999999999531</c:v>
                </c:pt>
                <c:pt idx="5">
                  <c:v>10.191999999999894</c:v>
                </c:pt>
                <c:pt idx="6">
                  <c:v>11.439999999999941</c:v>
                </c:pt>
                <c:pt idx="7">
                  <c:v>9.3599999999999124</c:v>
                </c:pt>
                <c:pt idx="8">
                  <c:v>15.08000000000003</c:v>
                </c:pt>
                <c:pt idx="9">
                  <c:v>2.9120000000000119</c:v>
                </c:pt>
                <c:pt idx="10">
                  <c:v>16.327999999999928</c:v>
                </c:pt>
                <c:pt idx="11">
                  <c:v>13.936000000000035</c:v>
                </c:pt>
                <c:pt idx="12">
                  <c:v>-12.063999999999965</c:v>
                </c:pt>
              </c:numCache>
            </c:numRef>
          </c:val>
        </c:ser>
        <c:ser>
          <c:idx val="1"/>
          <c:order val="1"/>
          <c:tx>
            <c:v>1997-2001</c:v>
          </c:tx>
          <c:spPr>
            <a:solidFill>
              <a:schemeClr val="bg2">
                <a:lumMod val="90000"/>
              </a:schemeClr>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data'!$F$18:$F$30</c:f>
              <c:numCache>
                <c:formatCode>General</c:formatCode>
                <c:ptCount val="13"/>
                <c:pt idx="0">
                  <c:v>10.60799999999996</c:v>
                </c:pt>
                <c:pt idx="1">
                  <c:v>3.2240000000000237</c:v>
                </c:pt>
                <c:pt idx="2">
                  <c:v>10.4</c:v>
                </c:pt>
                <c:pt idx="3">
                  <c:v>4.0560000000000054</c:v>
                </c:pt>
                <c:pt idx="4">
                  <c:v>9.2560000000000056</c:v>
                </c:pt>
                <c:pt idx="5">
                  <c:v>5.512000000000012</c:v>
                </c:pt>
                <c:pt idx="6">
                  <c:v>15.392000000000042</c:v>
                </c:pt>
                <c:pt idx="7">
                  <c:v>10.087999999999989</c:v>
                </c:pt>
                <c:pt idx="8">
                  <c:v>18.71999999999997</c:v>
                </c:pt>
                <c:pt idx="9">
                  <c:v>9.8799999999998818</c:v>
                </c:pt>
                <c:pt idx="10">
                  <c:v>12.376000000000124</c:v>
                </c:pt>
                <c:pt idx="11">
                  <c:v>14.039999999999941</c:v>
                </c:pt>
                <c:pt idx="12">
                  <c:v>2.1839999999999349</c:v>
                </c:pt>
              </c:numCache>
            </c:numRef>
          </c:val>
        </c:ser>
        <c:ser>
          <c:idx val="2"/>
          <c:order val="2"/>
          <c:tx>
            <c:v>2002-06</c:v>
          </c:tx>
          <c:spPr>
            <a:solidFill>
              <a:schemeClr val="bg2">
                <a:lumMod val="75000"/>
              </a:schemeClr>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data'!$G$18:$G$30</c:f>
              <c:numCache>
                <c:formatCode>General</c:formatCode>
                <c:ptCount val="13"/>
                <c:pt idx="0">
                  <c:v>11.232000000000129</c:v>
                </c:pt>
                <c:pt idx="1">
                  <c:v>8.9439999999999937</c:v>
                </c:pt>
                <c:pt idx="2">
                  <c:v>9.7760000000001241</c:v>
                </c:pt>
                <c:pt idx="3">
                  <c:v>12.272000000000071</c:v>
                </c:pt>
                <c:pt idx="4">
                  <c:v>12.792000000000042</c:v>
                </c:pt>
                <c:pt idx="5">
                  <c:v>8.8400000000000887</c:v>
                </c:pt>
                <c:pt idx="6">
                  <c:v>11.127999999999929</c:v>
                </c:pt>
                <c:pt idx="7">
                  <c:v>9.1520000000001005</c:v>
                </c:pt>
                <c:pt idx="8">
                  <c:v>12.792000000000042</c:v>
                </c:pt>
                <c:pt idx="9">
                  <c:v>13.520000000000119</c:v>
                </c:pt>
                <c:pt idx="10">
                  <c:v>14.039999999999941</c:v>
                </c:pt>
                <c:pt idx="11">
                  <c:v>8.9439999999999937</c:v>
                </c:pt>
                <c:pt idx="12">
                  <c:v>9.8800000000000292</c:v>
                </c:pt>
              </c:numCache>
            </c:numRef>
          </c:val>
        </c:ser>
        <c:ser>
          <c:idx val="3"/>
          <c:order val="3"/>
          <c:tx>
            <c:v>2007-11</c:v>
          </c:tx>
          <c:spPr>
            <a:solidFill>
              <a:schemeClr val="bg2">
                <a:lumMod val="50000"/>
              </a:schemeClr>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data'!$H$18:$H$30</c:f>
              <c:numCache>
                <c:formatCode>General</c:formatCode>
                <c:ptCount val="13"/>
                <c:pt idx="0">
                  <c:v>13</c:v>
                </c:pt>
                <c:pt idx="1">
                  <c:v>8.5279999999999294</c:v>
                </c:pt>
                <c:pt idx="2">
                  <c:v>11.023999999999875</c:v>
                </c:pt>
                <c:pt idx="3">
                  <c:v>10.087999999999989</c:v>
                </c:pt>
                <c:pt idx="4">
                  <c:v>8.5279999999999294</c:v>
                </c:pt>
                <c:pt idx="5">
                  <c:v>8.0079999999999583</c:v>
                </c:pt>
                <c:pt idx="6">
                  <c:v>8.3200000000001193</c:v>
                </c:pt>
                <c:pt idx="7">
                  <c:v>8.8399999999999412</c:v>
                </c:pt>
                <c:pt idx="8">
                  <c:v>12.168000000000019</c:v>
                </c:pt>
                <c:pt idx="9">
                  <c:v>13.727999999999929</c:v>
                </c:pt>
                <c:pt idx="10">
                  <c:v>10.4</c:v>
                </c:pt>
                <c:pt idx="11">
                  <c:v>1.7680000000000178</c:v>
                </c:pt>
                <c:pt idx="12">
                  <c:v>13.727999999999929</c:v>
                </c:pt>
              </c:numCache>
            </c:numRef>
          </c:val>
        </c:ser>
        <c:ser>
          <c:idx val="4"/>
          <c:order val="4"/>
          <c:tx>
            <c:v>2012-16</c:v>
          </c:tx>
          <c:spPr>
            <a:solidFill>
              <a:schemeClr val="bg2">
                <a:lumMod val="25000"/>
              </a:schemeClr>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data'!$I$18:$I$30</c:f>
              <c:numCache>
                <c:formatCode>General</c:formatCode>
                <c:ptCount val="13"/>
                <c:pt idx="0">
                  <c:v>1.1439999999999941</c:v>
                </c:pt>
                <c:pt idx="1">
                  <c:v>1.8720000000000709</c:v>
                </c:pt>
                <c:pt idx="2">
                  <c:v>2.4960000000000946</c:v>
                </c:pt>
                <c:pt idx="3">
                  <c:v>2.7040000000000535</c:v>
                </c:pt>
                <c:pt idx="4">
                  <c:v>3.4319999999999822</c:v>
                </c:pt>
                <c:pt idx="5">
                  <c:v>4.3680000000000172</c:v>
                </c:pt>
                <c:pt idx="6">
                  <c:v>5.3039999999999052</c:v>
                </c:pt>
                <c:pt idx="7">
                  <c:v>5.7199999999999704</c:v>
                </c:pt>
                <c:pt idx="8">
                  <c:v>9.983999999999936</c:v>
                </c:pt>
                <c:pt idx="9">
                  <c:v>9.9840000000000817</c:v>
                </c:pt>
                <c:pt idx="10">
                  <c:v>10.504000000000053</c:v>
                </c:pt>
                <c:pt idx="11">
                  <c:v>13.312000000000012</c:v>
                </c:pt>
                <c:pt idx="12">
                  <c:v>23.400000000000002</c:v>
                </c:pt>
              </c:numCache>
            </c:numRef>
          </c:val>
        </c:ser>
        <c:dLbls>
          <c:showLegendKey val="0"/>
          <c:showVal val="0"/>
          <c:showCatName val="0"/>
          <c:showSerName val="0"/>
          <c:showPercent val="0"/>
          <c:showBubbleSize val="0"/>
        </c:dLbls>
        <c:gapWidth val="219"/>
        <c:overlap val="-27"/>
        <c:axId val="133825304"/>
        <c:axId val="133851640"/>
      </c:barChart>
      <c:catAx>
        <c:axId val="133825304"/>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US" sz="1100" b="1"/>
                  <a:t>Country</a:t>
                </a:r>
              </a:p>
            </c:rich>
          </c:tx>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33851640"/>
        <c:crosses val="autoZero"/>
        <c:auto val="1"/>
        <c:lblAlgn val="ctr"/>
        <c:lblOffset val="100"/>
        <c:noMultiLvlLbl val="0"/>
      </c:catAx>
      <c:valAx>
        <c:axId val="133851640"/>
        <c:scaling>
          <c:orientation val="minMax"/>
          <c:max val="50"/>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sz="1100" b="1"/>
                  <a:t>Mean</a:t>
                </a:r>
                <a:r>
                  <a:rPr lang="en-US" sz="1100" b="1" baseline="0"/>
                  <a:t> annual change in life expectancy, weeks</a:t>
                </a:r>
                <a:endParaRPr lang="en-US" sz="1100" b="1"/>
              </a:p>
            </c:rich>
          </c:tx>
          <c:layout>
            <c:manualLayout>
              <c:xMode val="edge"/>
              <c:yMode val="edge"/>
              <c:x val="1.5515835898482452E-2"/>
              <c:y val="0.19322708155456472"/>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33825304"/>
        <c:crosses val="autoZero"/>
        <c:crossBetween val="between"/>
      </c:valAx>
      <c:spPr>
        <a:noFill/>
        <a:ln>
          <a:noFill/>
        </a:ln>
        <a:effectLst/>
      </c:spPr>
    </c:plotArea>
    <c:legend>
      <c:legendPos val="b"/>
      <c:layout>
        <c:manualLayout>
          <c:xMode val="edge"/>
          <c:yMode val="edge"/>
          <c:x val="0.26192421989020942"/>
          <c:y val="4.2651998958773862E-2"/>
          <c:w val="0.47685797461715268"/>
          <c:h val="5.4852518999053503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407369896515E-2"/>
          <c:y val="2.9014816895438049E-2"/>
          <c:w val="0.92040382872835169"/>
          <c:h val="0.92204837586207256"/>
        </c:manualLayout>
      </c:layout>
      <c:barChart>
        <c:barDir val="col"/>
        <c:grouping val="clustered"/>
        <c:varyColors val="0"/>
        <c:ser>
          <c:idx val="0"/>
          <c:order val="0"/>
          <c:tx>
            <c:v>1991-96</c:v>
          </c:tx>
          <c:spPr>
            <a:solidFill>
              <a:schemeClr val="bg2"/>
            </a:solidFill>
            <a:ln>
              <a:solidFill>
                <a:schemeClr val="bg2"/>
              </a:solid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data'!$E$19:$E$31</c:f>
              <c:numCache>
                <c:formatCode>General</c:formatCode>
                <c:ptCount val="13"/>
                <c:pt idx="0">
                  <c:v>10.815999999999917</c:v>
                </c:pt>
                <c:pt idx="1">
                  <c:v>12.271999999999922</c:v>
                </c:pt>
                <c:pt idx="2">
                  <c:v>6.5520000000001009</c:v>
                </c:pt>
                <c:pt idx="3">
                  <c:v>6.2400000000000881</c:v>
                </c:pt>
                <c:pt idx="4">
                  <c:v>16.327999999999928</c:v>
                </c:pt>
                <c:pt idx="5">
                  <c:v>12.375999999999976</c:v>
                </c:pt>
                <c:pt idx="6">
                  <c:v>14.559999999999912</c:v>
                </c:pt>
                <c:pt idx="7">
                  <c:v>19.031999999999982</c:v>
                </c:pt>
                <c:pt idx="8">
                  <c:v>6.0319999999999823</c:v>
                </c:pt>
                <c:pt idx="9">
                  <c:v>22.151999999999955</c:v>
                </c:pt>
                <c:pt idx="10">
                  <c:v>21.63199999999998</c:v>
                </c:pt>
                <c:pt idx="11">
                  <c:v>9.1520000000001005</c:v>
                </c:pt>
                <c:pt idx="12">
                  <c:v>-25.584000000000007</c:v>
                </c:pt>
              </c:numCache>
            </c:numRef>
          </c:val>
        </c:ser>
        <c:ser>
          <c:idx val="1"/>
          <c:order val="1"/>
          <c:tx>
            <c:v>1997-2001</c:v>
          </c:tx>
          <c:spPr>
            <a:solidFill>
              <a:schemeClr val="bg2">
                <a:lumMod val="90000"/>
              </a:schemeClr>
            </a:solidFill>
            <a:ln>
              <a:no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data'!$F$19:$F$31</c:f>
              <c:numCache>
                <c:formatCode>General</c:formatCode>
                <c:ptCount val="13"/>
                <c:pt idx="0">
                  <c:v>12.480000000000031</c:v>
                </c:pt>
                <c:pt idx="1">
                  <c:v>15.496000000000095</c:v>
                </c:pt>
                <c:pt idx="2">
                  <c:v>14.143999999999995</c:v>
                </c:pt>
                <c:pt idx="3">
                  <c:v>12.063999999999965</c:v>
                </c:pt>
                <c:pt idx="4">
                  <c:v>10.608000000000105</c:v>
                </c:pt>
                <c:pt idx="5">
                  <c:v>14.144000000000142</c:v>
                </c:pt>
                <c:pt idx="6">
                  <c:v>20.07200000000007</c:v>
                </c:pt>
                <c:pt idx="7">
                  <c:v>14.663999999999964</c:v>
                </c:pt>
                <c:pt idx="8">
                  <c:v>16.848000000000045</c:v>
                </c:pt>
                <c:pt idx="9">
                  <c:v>21.424000000000024</c:v>
                </c:pt>
                <c:pt idx="10">
                  <c:v>17.783999999999935</c:v>
                </c:pt>
                <c:pt idx="11">
                  <c:v>10.295999999999948</c:v>
                </c:pt>
                <c:pt idx="12">
                  <c:v>-3.2240000000000237</c:v>
                </c:pt>
              </c:numCache>
            </c:numRef>
          </c:val>
        </c:ser>
        <c:ser>
          <c:idx val="2"/>
          <c:order val="2"/>
          <c:tx>
            <c:v>2002-06</c:v>
          </c:tx>
          <c:spPr>
            <a:solidFill>
              <a:schemeClr val="bg2">
                <a:lumMod val="75000"/>
              </a:schemeClr>
            </a:solidFill>
            <a:ln>
              <a:no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data'!$G$19:$G$31</c:f>
              <c:numCache>
                <c:formatCode>General</c:formatCode>
                <c:ptCount val="13"/>
                <c:pt idx="0">
                  <c:v>10.504000000000053</c:v>
                </c:pt>
                <c:pt idx="1">
                  <c:v>14.871999999999924</c:v>
                </c:pt>
                <c:pt idx="2">
                  <c:v>15.287999999999988</c:v>
                </c:pt>
                <c:pt idx="3">
                  <c:v>18.92799999999993</c:v>
                </c:pt>
                <c:pt idx="4">
                  <c:v>11.95999999999991</c:v>
                </c:pt>
                <c:pt idx="5">
                  <c:v>18.095999999999947</c:v>
                </c:pt>
                <c:pt idx="6">
                  <c:v>15.495999999999947</c:v>
                </c:pt>
                <c:pt idx="7">
                  <c:v>17.576000000000125</c:v>
                </c:pt>
                <c:pt idx="8">
                  <c:v>12.792000000000042</c:v>
                </c:pt>
                <c:pt idx="9">
                  <c:v>9.8800000000000292</c:v>
                </c:pt>
                <c:pt idx="10">
                  <c:v>15.184000000000083</c:v>
                </c:pt>
                <c:pt idx="11">
                  <c:v>9.4639999999999649</c:v>
                </c:pt>
                <c:pt idx="12">
                  <c:v>7.8</c:v>
                </c:pt>
              </c:numCache>
            </c:numRef>
          </c:val>
        </c:ser>
        <c:ser>
          <c:idx val="3"/>
          <c:order val="3"/>
          <c:tx>
            <c:v>2007-11</c:v>
          </c:tx>
          <c:spPr>
            <a:solidFill>
              <a:schemeClr val="bg2">
                <a:lumMod val="50000"/>
              </a:schemeClr>
            </a:solidFill>
            <a:ln>
              <a:no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data'!$H$19:$H$31</c:f>
              <c:numCache>
                <c:formatCode>General</c:formatCode>
                <c:ptCount val="13"/>
                <c:pt idx="0">
                  <c:v>11.960000000000059</c:v>
                </c:pt>
                <c:pt idx="1">
                  <c:v>17.264000000000113</c:v>
                </c:pt>
                <c:pt idx="2">
                  <c:v>17.263999999999964</c:v>
                </c:pt>
                <c:pt idx="3">
                  <c:v>16.328000000000078</c:v>
                </c:pt>
                <c:pt idx="4">
                  <c:v>11.543999999999995</c:v>
                </c:pt>
                <c:pt idx="5">
                  <c:v>13.207999999999959</c:v>
                </c:pt>
                <c:pt idx="6">
                  <c:v>10.295999999999948</c:v>
                </c:pt>
                <c:pt idx="7">
                  <c:v>13</c:v>
                </c:pt>
                <c:pt idx="8">
                  <c:v>18.71999999999997</c:v>
                </c:pt>
                <c:pt idx="9">
                  <c:v>15.703999999999905</c:v>
                </c:pt>
                <c:pt idx="10">
                  <c:v>18.71999999999997</c:v>
                </c:pt>
                <c:pt idx="11">
                  <c:v>5.3040000000000527</c:v>
                </c:pt>
                <c:pt idx="12">
                  <c:v>12.791999999999968</c:v>
                </c:pt>
              </c:numCache>
            </c:numRef>
          </c:val>
        </c:ser>
        <c:ser>
          <c:idx val="4"/>
          <c:order val="4"/>
          <c:tx>
            <c:v>2012-16</c:v>
          </c:tx>
          <c:spPr>
            <a:solidFill>
              <a:schemeClr val="bg2">
                <a:lumMod val="25000"/>
              </a:schemeClr>
            </a:solidFill>
            <a:ln>
              <a:no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data'!$I$19:$I$31</c:f>
              <c:numCache>
                <c:formatCode>General</c:formatCode>
                <c:ptCount val="13"/>
                <c:pt idx="0">
                  <c:v>-0.41600000000006504</c:v>
                </c:pt>
                <c:pt idx="1">
                  <c:v>3.9519999999999529</c:v>
                </c:pt>
                <c:pt idx="2">
                  <c:v>4.4720000000000715</c:v>
                </c:pt>
                <c:pt idx="3">
                  <c:v>7.0719999999999228</c:v>
                </c:pt>
                <c:pt idx="4">
                  <c:v>8.0079999999999583</c:v>
                </c:pt>
                <c:pt idx="5">
                  <c:v>9.3600000000000581</c:v>
                </c:pt>
                <c:pt idx="6">
                  <c:v>11.128000000000076</c:v>
                </c:pt>
                <c:pt idx="7">
                  <c:v>12.895999999999946</c:v>
                </c:pt>
                <c:pt idx="8">
                  <c:v>13</c:v>
                </c:pt>
                <c:pt idx="9">
                  <c:v>13.728000000000076</c:v>
                </c:pt>
                <c:pt idx="10">
                  <c:v>13.831999999999983</c:v>
                </c:pt>
                <c:pt idx="11">
                  <c:v>16.119999999999973</c:v>
                </c:pt>
                <c:pt idx="12">
                  <c:v>44.199999999999996</c:v>
                </c:pt>
              </c:numCache>
            </c:numRef>
          </c:val>
        </c:ser>
        <c:dLbls>
          <c:showLegendKey val="0"/>
          <c:showVal val="0"/>
          <c:showCatName val="0"/>
          <c:showSerName val="0"/>
          <c:showPercent val="0"/>
          <c:showBubbleSize val="0"/>
        </c:dLbls>
        <c:gapWidth val="219"/>
        <c:overlap val="-27"/>
        <c:axId val="134826152"/>
        <c:axId val="133961432"/>
      </c:barChart>
      <c:catAx>
        <c:axId val="134826152"/>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sz="1100" b="1"/>
                  <a:t>Country</a:t>
                </a:r>
              </a:p>
            </c:rich>
          </c:tx>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33961432"/>
        <c:crosses val="autoZero"/>
        <c:auto val="1"/>
        <c:lblAlgn val="ctr"/>
        <c:lblOffset val="100"/>
        <c:noMultiLvlLbl val="0"/>
      </c:catAx>
      <c:valAx>
        <c:axId val="133961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sz="1100" b="1"/>
                  <a:t>Mean annual change in life expectncy,</a:t>
                </a:r>
                <a:r>
                  <a:rPr lang="en-US" sz="1100" b="1" baseline="0"/>
                  <a:t> weeks</a:t>
                </a:r>
                <a:endParaRPr lang="en-US" sz="1100" b="1"/>
              </a:p>
            </c:rich>
          </c:tx>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34826152"/>
        <c:crosses val="autoZero"/>
        <c:crossBetween val="between"/>
      </c:valAx>
      <c:spPr>
        <a:noFill/>
        <a:ln>
          <a:noFill/>
        </a:ln>
        <a:effectLst/>
      </c:spPr>
    </c:plotArea>
    <c:legend>
      <c:legendPos val="b"/>
      <c:layout>
        <c:manualLayout>
          <c:xMode val="edge"/>
          <c:yMode val="edge"/>
          <c:x val="0.28349878970272296"/>
          <c:y val="5.629041567765608E-2"/>
          <c:w val="0.47285252833867181"/>
          <c:h val="5.0661024200168811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HS PHO Output" ma:contentTypeID="0x010100AB71BC9B4D1D724495B6D89DE9CAF1833E010049AF150FC1FBD54FB3865DBD6374D858" ma:contentTypeVersion="5" ma:contentTypeDescription="Standard Health Scotland document" ma:contentTypeScope="" ma:versionID="2347fcc05ab6fbcb08cf212d9a09d971">
  <xsd:schema xmlns:xsd="http://www.w3.org/2001/XMLSchema" xmlns:xs="http://www.w3.org/2001/XMLSchema" xmlns:p="http://schemas.microsoft.com/office/2006/metadata/properties" xmlns:ns1="http://schemas.microsoft.com/sharepoint/v3" xmlns:ns2="79392c51-0192-4e0e-b858-3a8b41b0fb8c" xmlns:ns3="1f9c2a4e-c33c-4586-94ce-504a756e9502" xmlns:ns4="fe5f4087-ee4e-473d-9fd7-38afcd6be3a0" targetNamespace="http://schemas.microsoft.com/office/2006/metadata/properties" ma:root="true" ma:fieldsID="91dfbbe5140ce0592bb2925929c3aa22" ns1:_="" ns2:_="" ns3:_="" ns4:_="">
    <xsd:import namespace="http://schemas.microsoft.com/sharepoint/v3"/>
    <xsd:import namespace="79392c51-0192-4e0e-b858-3a8b41b0fb8c"/>
    <xsd:import namespace="1f9c2a4e-c33c-4586-94ce-504a756e9502"/>
    <xsd:import namespace="fe5f4087-ee4e-473d-9fd7-38afcd6be3a0"/>
    <xsd:element name="properties">
      <xsd:complexType>
        <xsd:sequence>
          <xsd:element name="documentManagement">
            <xsd:complexType>
              <xsd:all>
                <xsd:element ref="ns2:TaxCatchAll" minOccurs="0"/>
                <xsd:element ref="ns2:TaxCatchAllLabel" minOccurs="0"/>
                <xsd:element ref="ns3:daa1262b318242d28987a366a1d743c9" minOccurs="0"/>
                <xsd:element ref="ns3:f15ab22896834ccda9dd19a0d9fb96a7" minOccurs="0"/>
                <xsd:element ref="ns3:pec585762dee4a4ea7f3d0f1b611b462" minOccurs="0"/>
                <xsd:element ref="ns3:ld300b2b0b794dcab1c61f72098850b3" minOccurs="0"/>
                <xsd:element ref="ns3:dc8bdd57f6044d68ba2ad0d355b4e94f" minOccurs="0"/>
                <xsd:element ref="ns4:_x0063_ei0" minOccurs="0"/>
                <xsd:element ref="ns1:DocumentSe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SetDescription" ma:index="21" nillable="true" ma:displayName="Description" ma:description="A description of the Document Set" ma:internalName="DocumentSetDescription">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9392c51-0192-4e0e-b858-3a8b41b0fb8c" elementFormDefault="qualified">
    <xsd:import namespace="http://schemas.microsoft.com/office/2006/documentManagement/types"/>
    <xsd:import namespace="http://schemas.microsoft.com/office/infopath/2007/PartnerControls"/>
    <xsd:element name="TaxCatchAll" ma:index="8" nillable="true" ma:displayName="Taxonomy Catch All Column" ma:description="" ma:hidden="true" ma:list="{c6bb179b-2e3d-4740-bae1-cd660314586c}" ma:internalName="TaxCatchAll" ma:showField="CatchAllData" ma:web="1f9c2a4e-c33c-4586-94ce-504a756e950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description="" ma:hidden="true" ma:list="{c6bb179b-2e3d-4740-bae1-cd660314586c}" ma:internalName="TaxCatchAllLabel" ma:readOnly="true" ma:showField="CatchAllDataLabel" ma:web="1f9c2a4e-c33c-4586-94ce-504a756e950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f9c2a4e-c33c-4586-94ce-504a756e9502" elementFormDefault="qualified">
    <xsd:import namespace="http://schemas.microsoft.com/office/2006/documentManagement/types"/>
    <xsd:import namespace="http://schemas.microsoft.com/office/infopath/2007/PartnerControls"/>
    <xsd:element name="daa1262b318242d28987a366a1d743c9" ma:index="10" ma:taxonomy="true" ma:internalName="daa1262b318242d28987a366a1d743c9" ma:taxonomyFieldName="HSDocumentTag" ma:displayName="HS Document Tag" ma:readOnly="false" ma:default="" ma:fieldId="{daa1262b-3182-42d2-8987-a366a1d743c9}" ma:taxonomyMulti="true" ma:sspId="c0f6cbc1-8b72-4b83-9c85-1dd2ec6ede9a" ma:termSetId="de4b84b4-8f63-4e23-8c8c-3fef434f4083" ma:anchorId="00000000-0000-0000-0000-000000000000" ma:open="false" ma:isKeyword="false">
      <xsd:complexType>
        <xsd:sequence>
          <xsd:element ref="pc:Terms" minOccurs="0" maxOccurs="1"/>
        </xsd:sequence>
      </xsd:complexType>
    </xsd:element>
    <xsd:element name="f15ab22896834ccda9dd19a0d9fb96a7" ma:index="12" nillable="true" ma:taxonomy="true" ma:internalName="f15ab22896834ccda9dd19a0d9fb96a7" ma:taxonomyFieldName="HSYear" ma:displayName="HS Year" ma:indexed="true" ma:fieldId="{f15ab228-9683-4ccd-a9dd-19a0d9fb96a7}" ma:sspId="c0f6cbc1-8b72-4b83-9c85-1dd2ec6ede9a" ma:termSetId="9144fb4a-73f0-4b6e-aed3-3dd2466e0982" ma:anchorId="00000000-0000-0000-0000-000000000000" ma:open="false" ma:isKeyword="false">
      <xsd:complexType>
        <xsd:sequence>
          <xsd:element ref="pc:Terms" minOccurs="0" maxOccurs="1"/>
        </xsd:sequence>
      </xsd:complexType>
    </xsd:element>
    <xsd:element name="pec585762dee4a4ea7f3d0f1b611b462" ma:index="14" nillable="true" ma:taxonomy="true" ma:internalName="pec585762dee4a4ea7f3d0f1b611b462" ma:taxonomyFieldName="HSMonth" ma:displayName="HS Month" ma:indexed="true" ma:fieldId="{9ec58576-2dee-4a4e-a7f3-d0f1b611b462}" ma:sspId="c0f6cbc1-8b72-4b83-9c85-1dd2ec6ede9a" ma:termSetId="ac3c59ba-1895-4a12-af7b-2d04ef4651d3" ma:anchorId="00000000-0000-0000-0000-000000000000" ma:open="false" ma:isKeyword="false">
      <xsd:complexType>
        <xsd:sequence>
          <xsd:element ref="pc:Terms" minOccurs="0" maxOccurs="1"/>
        </xsd:sequence>
      </xsd:complexType>
    </xsd:element>
    <xsd:element name="ld300b2b0b794dcab1c61f72098850b3" ma:index="16" ma:taxonomy="true" ma:internalName="ld300b2b0b794dcab1c61f72098850b3" ma:taxonomyFieldName="HSPHOOutput" ma:displayName="HS PHO Output" ma:indexed="true" ma:readOnly="false" ma:fieldId="{5d300b2b-0b79-4dca-b1c6-1f72098850b3}" ma:sspId="c0f6cbc1-8b72-4b83-9c85-1dd2ec6ede9a" ma:termSetId="49238e4c-4e25-4ce0-a22e-ca055ee3e32b" ma:anchorId="00000000-0000-0000-0000-000000000000" ma:open="false" ma:isKeyword="false">
      <xsd:complexType>
        <xsd:sequence>
          <xsd:element ref="pc:Terms" minOccurs="0" maxOccurs="1"/>
        </xsd:sequence>
      </xsd:complexType>
    </xsd:element>
    <xsd:element name="dc8bdd57f6044d68ba2ad0d355b4e94f" ma:index="18" ma:taxonomy="true" ma:internalName="dc8bdd57f6044d68ba2ad0d355b4e94f" ma:taxonomyFieldName="HSPHOOutputFileType" ma:displayName="HS PHO Output File Type" ma:indexed="true" ma:readOnly="false" ma:fieldId="{dc8bdd57-f604-4d68-ba2a-d0d355b4e94f}" ma:sspId="c0f6cbc1-8b72-4b83-9c85-1dd2ec6ede9a" ma:termSetId="72c4f0a3-9d8b-4a44-911b-d7e3aa81e313"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e5f4087-ee4e-473d-9fd7-38afcd6be3a0" elementFormDefault="qualified">
    <xsd:import namespace="http://schemas.microsoft.com/office/2006/documentManagement/types"/>
    <xsd:import namespace="http://schemas.microsoft.com/office/infopath/2007/PartnerControls"/>
    <xsd:element name="_x0063_ei0" ma:index="20" nillable="true" ma:displayName="Text" ma:internalName="_x0063_ei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c0f6cbc1-8b72-4b83-9c85-1dd2ec6ede9a" ContentTypeId="0x010100AB71BC9B4D1D724495B6D89DE9CAF183"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d300b2b0b794dcab1c61f72098850b3 xmlns="1f9c2a4e-c33c-4586-94ce-504a756e9502">
      <Terms xmlns="http://schemas.microsoft.com/office/infopath/2007/PartnerControls">
        <TermInfo xmlns="http://schemas.microsoft.com/office/infopath/2007/PartnerControls">
          <TermName>Mortality trends</TermName>
          <TermId>95c21edd-a8d9-4cb2-898e-e98fc24643e5</TermId>
        </TermInfo>
      </Terms>
    </ld300b2b0b794dcab1c61f72098850b3>
    <DocumentSetDescription xmlns="http://schemas.microsoft.com/sharepoint/v3" xsi:nil="true"/>
    <TaxCatchAll xmlns="79392c51-0192-4e0e-b858-3a8b41b0fb8c">
      <Value>1663</Value>
      <Value>1526</Value>
      <Value>1508</Value>
      <Value>5723</Value>
      <Value>4325</Value>
      <Value>4710</Value>
      <Value>6426</Value>
    </TaxCatchAll>
    <_x0063_ei0 xmlns="fe5f4087-ee4e-473d-9fd7-38afcd6be3a0" xsi:nil="true"/>
    <daa1262b318242d28987a366a1d743c9 xmlns="1f9c2a4e-c33c-4586-94ce-504a756e9502">
      <Terms xmlns="http://schemas.microsoft.com/office/infopath/2007/PartnerControls">
        <TermInfo xmlns="http://schemas.microsoft.com/office/infopath/2007/PartnerControls">
          <TermName xmlns="http://schemas.microsoft.com/office/infopath/2007/PartnerControls">Public Health Science</TermName>
          <TermId xmlns="http://schemas.microsoft.com/office/infopath/2007/PartnerControls">b2b77e3c-2681-456c-b814-5de530825b32</TermId>
        </TermInfo>
        <TermInfo xmlns="http://schemas.microsoft.com/office/infopath/2007/PartnerControls">
          <TermName xmlns="http://schemas.microsoft.com/office/infopath/2007/PartnerControls">Public Health Observatory</TermName>
          <TermId xmlns="http://schemas.microsoft.com/office/infopath/2007/PartnerControls">93aae3ef-e663-4f27-9869-119d88d797dd</TermId>
        </TermInfo>
        <TermInfo xmlns="http://schemas.microsoft.com/office/infopath/2007/PartnerControls">
          <TermName xmlns="http://schemas.microsoft.com/office/infopath/2007/PartnerControls">Output</TermName>
          <TermId xmlns="http://schemas.microsoft.com/office/infopath/2007/PartnerControls">e7b7f30c-8859-4ebb-99e3-0d77a47f6e11</TermId>
        </TermInfo>
      </Terms>
    </daa1262b318242d28987a366a1d743c9>
    <dc8bdd57f6044d68ba2ad0d355b4e94f xmlns="1f9c2a4e-c33c-4586-94ce-504a756e9502">
      <Terms xmlns="http://schemas.microsoft.com/office/infopath/2007/PartnerControls">
        <TermInfo xmlns="http://schemas.microsoft.com/office/infopath/2007/PartnerControls">
          <TermName>Drafts</TermName>
          <TermId>7cc443af-3d91-4aef-a832-ee606aedacf0</TermId>
        </TermInfo>
      </Terms>
    </dc8bdd57f6044d68ba2ad0d355b4e94f>
    <f15ab22896834ccda9dd19a0d9fb96a7 xmlns="1f9c2a4e-c33c-4586-94ce-504a756e9502">
      <Terms xmlns="http://schemas.microsoft.com/office/infopath/2007/PartnerControls">
        <TermInfo xmlns="http://schemas.microsoft.com/office/infopath/2007/PartnerControls">
          <TermName>2018</TermName>
          <TermId>4b0c185b-194e-4c4b-9212-d13c66febe68</TermId>
        </TermInfo>
      </Terms>
    </f15ab22896834ccda9dd19a0d9fb96a7>
    <pec585762dee4a4ea7f3d0f1b611b462 xmlns="1f9c2a4e-c33c-4586-94ce-504a756e9502">
      <Terms xmlns="http://schemas.microsoft.com/office/infopath/2007/PartnerControls">
        <TermInfo xmlns="http://schemas.microsoft.com/office/infopath/2007/PartnerControls">
          <TermName>November</TermName>
          <TermId>6dcc3fc1-0ac8-4e1e-bd04-dc76d20de94b</TermId>
        </TermInfo>
      </Terms>
    </pec585762dee4a4ea7f3d0f1b611b462>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798EE-F831-423F-A0D4-726EFCC912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392c51-0192-4e0e-b858-3a8b41b0fb8c"/>
    <ds:schemaRef ds:uri="1f9c2a4e-c33c-4586-94ce-504a756e9502"/>
    <ds:schemaRef ds:uri="fe5f4087-ee4e-473d-9fd7-38afcd6be3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9FB2E3-C689-416C-8965-9C4F45B695B8}">
  <ds:schemaRefs>
    <ds:schemaRef ds:uri="Microsoft.SharePoint.Taxonomy.ContentTypeSync"/>
  </ds:schemaRefs>
</ds:datastoreItem>
</file>

<file path=customXml/itemProps3.xml><?xml version="1.0" encoding="utf-8"?>
<ds:datastoreItem xmlns:ds="http://schemas.openxmlformats.org/officeDocument/2006/customXml" ds:itemID="{76AAA60F-8D20-431E-A6D8-B538F19A4C5A}">
  <ds:schemaRefs>
    <ds:schemaRef ds:uri="http://schemas.microsoft.com/sharepoint/v3/contenttype/forms"/>
  </ds:schemaRefs>
</ds:datastoreItem>
</file>

<file path=customXml/itemProps4.xml><?xml version="1.0" encoding="utf-8"?>
<ds:datastoreItem xmlns:ds="http://schemas.openxmlformats.org/officeDocument/2006/customXml" ds:itemID="{05AE5F6F-890D-4105-80A4-D885757F1B30}">
  <ds:schemaRefs>
    <ds:schemaRef ds:uri="http://purl.org/dc/elements/1.1/"/>
    <ds:schemaRef ds:uri="http://schemas.microsoft.com/office/2006/documentManagement/types"/>
    <ds:schemaRef ds:uri="http://www.w3.org/XML/1998/namespace"/>
    <ds:schemaRef ds:uri="http://purl.org/dc/dcmitype/"/>
    <ds:schemaRef ds:uri="http://purl.org/dc/terms/"/>
    <ds:schemaRef ds:uri="79392c51-0192-4e0e-b858-3a8b41b0fb8c"/>
    <ds:schemaRef ds:uri="1f9c2a4e-c33c-4586-94ce-504a756e9502"/>
    <ds:schemaRef ds:uri="fe5f4087-ee4e-473d-9fd7-38afcd6be3a0"/>
    <ds:schemaRef ds:uri="http://schemas.microsoft.com/office/2006/metadata/properties"/>
    <ds:schemaRef ds:uri="http://schemas.microsoft.com/sharepoint/v3"/>
    <ds:schemaRef ds:uri="http://schemas.microsoft.com/office/infopath/2007/PartnerControls"/>
    <ds:schemaRef ds:uri="http://schemas.openxmlformats.org/package/2006/metadata/core-properties"/>
  </ds:schemaRefs>
</ds:datastoreItem>
</file>

<file path=customXml/itemProps5.xml><?xml version="1.0" encoding="utf-8"?>
<ds:datastoreItem xmlns:ds="http://schemas.openxmlformats.org/officeDocument/2006/customXml" ds:itemID="{78A55D45-B8FD-4B8E-9099-59D47EDC8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4265</Words>
  <Characters>23936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NHS HealthScotland</Company>
  <LinksUpToDate>false</LinksUpToDate>
  <CharactersWithSpaces>28145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Gerry McCartney</dc:creator>
  <cp:keywords/>
  <dc:description/>
  <cp:lastModifiedBy>Jon Minton</cp:lastModifiedBy>
  <cp:revision>3</cp:revision>
  <dcterms:created xsi:type="dcterms:W3CDTF">2018-11-26T17:15:00Z</dcterms:created>
  <dcterms:modified xsi:type="dcterms:W3CDTF">2018-11-26T17:58:00Z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http://www.zotero.org/styles/vancouver</vt:lpwstr>
  </property>
  <property fmtid="{D5CDD505-2E9C-101B-9397-08002B2CF9AE}" pid="19" name="Mendeley Recent Style Name 8_1">
    <vt:lpwstr>Vancouver</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ContentTypeId">
    <vt:lpwstr>0x010100AB71BC9B4D1D724495B6D89DE9CAF1833E010049AF150FC1FBD54FB3865DBD6374D858</vt:lpwstr>
  </property>
  <property fmtid="{D5CDD505-2E9C-101B-9397-08002B2CF9AE}" pid="23" name="HSMonth">
    <vt:lpwstr>1663;#November|6dcc3fc1-0ac8-4e1e-bd04-dc76d20de94b</vt:lpwstr>
  </property>
  <property fmtid="{D5CDD505-2E9C-101B-9397-08002B2CF9AE}" pid="24" name="HSPHOOutputFileType">
    <vt:lpwstr>5723;#Drafts|7cc443af-3d91-4aef-a832-ee606aedacf0</vt:lpwstr>
  </property>
  <property fmtid="{D5CDD505-2E9C-101B-9397-08002B2CF9AE}" pid="25" name="HSYear">
    <vt:lpwstr>4710;#2018|4b0c185b-194e-4c4b-9212-d13c66febe68</vt:lpwstr>
  </property>
  <property fmtid="{D5CDD505-2E9C-101B-9397-08002B2CF9AE}" pid="26" name="HSDocumentTag">
    <vt:lpwstr>1508;#Public Health Science|b2b77e3c-2681-456c-b814-5de530825b32;#1526;#Public Health Observatory|93aae3ef-e663-4f27-9869-119d88d797dd;#4325;#Output|e7b7f30c-8859-4ebb-99e3-0d77a47f6e11</vt:lpwstr>
  </property>
  <property fmtid="{D5CDD505-2E9C-101B-9397-08002B2CF9AE}" pid="27" name="HSPHOOutput">
    <vt:lpwstr>6426;#Mortality trends|95c21edd-a8d9-4cb2-898e-e98fc24643e5</vt:lpwstr>
  </property>
</Properties>
</file>